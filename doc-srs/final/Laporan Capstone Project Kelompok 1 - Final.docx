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39.png" ContentType="image/gif"/>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5789CC" w14:textId="77777777" w:rsidR="00183196" w:rsidRDefault="00183196">
      <w:pPr>
        <w:pStyle w:val="BodyText"/>
        <w:rPr>
          <w:sz w:val="20"/>
        </w:rPr>
      </w:pPr>
    </w:p>
    <w:p w14:paraId="734DFC92" w14:textId="77777777" w:rsidR="00183196" w:rsidRDefault="00183196">
      <w:pPr>
        <w:pStyle w:val="BodyText"/>
        <w:rPr>
          <w:sz w:val="20"/>
        </w:rPr>
      </w:pPr>
    </w:p>
    <w:p w14:paraId="11DF665A" w14:textId="77777777" w:rsidR="00183196" w:rsidRPr="00926F65" w:rsidRDefault="00926F65">
      <w:pPr>
        <w:ind w:left="706"/>
        <w:jc w:val="center"/>
      </w:pPr>
      <w:bookmarkStart w:id="0" w:name="_Toc242089887"/>
      <w:bookmarkStart w:id="1" w:name="_Toc242090041"/>
      <w:bookmarkStart w:id="2" w:name="_Toc242090240"/>
      <w:r w:rsidRPr="00926F65">
        <w:rPr>
          <w:b/>
          <w:sz w:val="32"/>
        </w:rPr>
        <w:t>LAPORAN CAPSTONE PROJECT</w:t>
      </w:r>
      <w:bookmarkEnd w:id="0"/>
      <w:bookmarkEnd w:id="1"/>
      <w:bookmarkEnd w:id="2"/>
      <w:r w:rsidRPr="00926F65">
        <w:rPr>
          <w:b/>
          <w:sz w:val="32"/>
        </w:rPr>
        <w:t xml:space="preserve"> </w:t>
      </w:r>
    </w:p>
    <w:p w14:paraId="42665819" w14:textId="6A58965F" w:rsidR="00183196" w:rsidRDefault="00A73F08">
      <w:pPr>
        <w:spacing w:before="283"/>
        <w:ind w:left="707" w:right="341"/>
        <w:jc w:val="center"/>
        <w:rPr>
          <w:b/>
          <w:sz w:val="32"/>
        </w:rPr>
      </w:pPr>
      <w:r>
        <w:rPr>
          <w:b/>
          <w:sz w:val="32"/>
        </w:rPr>
        <w:t>SAPA: Sistem Asisten Pelanggan dan Akuisisi</w:t>
      </w:r>
      <w:r>
        <w:br/>
      </w:r>
      <w:ins w:id="3" w:author="agungnugrahaid" w:date="2026-10-09T15:57:00Z" w16du:dateUtc="2026-10-09T08:57:00Z">
        <w:r w:rsidR="00536BB1">
          <w:rPr>
            <w:sz w:val="24"/>
          </w:rPr>
          <w:br/>
        </w:r>
      </w:ins>
      <w:r>
        <w:rPr>
          <w:sz w:val="24"/>
        </w:rPr>
        <w:t>Chatbot WhatsApp Omnichannel Berbasis Kecerdasan Artifisial dan CRM pada Bimbingan Belajar Asentra</w:t>
      </w:r>
    </w:p>
    <w:p w14:paraId="6B4E82E8" w14:textId="77777777" w:rsidR="00183196" w:rsidRDefault="00183196">
      <w:pPr>
        <w:pStyle w:val="BodyText"/>
        <w:rPr>
          <w:b/>
          <w:sz w:val="20"/>
        </w:rPr>
      </w:pPr>
    </w:p>
    <w:p w14:paraId="3E00F797" w14:textId="77777777" w:rsidR="00183196" w:rsidRDefault="00A73F08">
      <w:pPr>
        <w:pStyle w:val="BodyText"/>
        <w:spacing w:before="10"/>
        <w:rPr>
          <w:b/>
          <w:sz w:val="27"/>
        </w:rPr>
      </w:pPr>
      <w:r>
        <w:rPr>
          <w:noProof/>
        </w:rPr>
        <w:drawing>
          <wp:anchor distT="0" distB="0" distL="0" distR="0" simplePos="0" relativeHeight="251658752" behindDoc="0" locked="0" layoutInCell="1" allowOverlap="1" wp14:anchorId="2ABCA4DF" wp14:editId="220DCC0A">
            <wp:simplePos x="0" y="0"/>
            <wp:positionH relativeFrom="page">
              <wp:posOffset>2349500</wp:posOffset>
            </wp:positionH>
            <wp:positionV relativeFrom="paragraph">
              <wp:posOffset>234950</wp:posOffset>
            </wp:positionV>
            <wp:extent cx="3008630" cy="300863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008630" cy="3008630"/>
                    </a:xfrm>
                    <a:prstGeom prst="rect">
                      <a:avLst/>
                    </a:prstGeom>
                  </pic:spPr>
                </pic:pic>
              </a:graphicData>
            </a:graphic>
            <wp14:sizeRelH relativeFrom="margin">
              <wp14:pctWidth>0</wp14:pctWidth>
            </wp14:sizeRelH>
            <wp14:sizeRelV relativeFrom="margin">
              <wp14:pctHeight>0</wp14:pctHeight>
            </wp14:sizeRelV>
          </wp:anchor>
        </w:drawing>
      </w:r>
    </w:p>
    <w:p w14:paraId="462738B1" w14:textId="77777777" w:rsidR="00183196" w:rsidRDefault="00183196">
      <w:pPr>
        <w:pStyle w:val="BodyText"/>
        <w:rPr>
          <w:b/>
          <w:sz w:val="20"/>
        </w:rPr>
      </w:pPr>
    </w:p>
    <w:p w14:paraId="6E30C88C" w14:textId="77777777" w:rsidR="00536BB1" w:rsidRDefault="009F2F1A" w:rsidP="009F2F1A">
      <w:pPr>
        <w:pStyle w:val="BodyText"/>
        <w:jc w:val="center"/>
      </w:pPr>
      <w:r>
        <w:t>Disusun</w:t>
      </w:r>
      <w:r>
        <w:rPr>
          <w:spacing w:val="-1"/>
        </w:rPr>
        <w:t xml:space="preserve"> </w:t>
      </w:r>
      <w:r w:rsidR="00926F65">
        <w:t>Oleh</w:t>
      </w:r>
    </w:p>
    <w:p w14:paraId="69B6BA29" w14:textId="03CD187B" w:rsidR="009F2F1A" w:rsidRDefault="00926F65" w:rsidP="009F2F1A">
      <w:pPr>
        <w:pStyle w:val="BodyText"/>
        <w:jc w:val="center"/>
      </w:pPr>
      <w:r>
        <w:t xml:space="preserve"> Kelompok 1</w:t>
      </w:r>
      <w:r w:rsidR="009F2F1A">
        <w:t>:</w:t>
      </w:r>
    </w:p>
    <w:p w14:paraId="2480DEC1" w14:textId="77777777" w:rsidR="00536BB1" w:rsidRDefault="00536BB1" w:rsidP="009F2F1A">
      <w:pPr>
        <w:pStyle w:val="BodyText"/>
        <w:jc w:val="center"/>
      </w:pPr>
    </w:p>
    <w:tbl>
      <w:tblPr>
        <w:tblStyle w:val="TableGrid"/>
        <w:tblW w:w="0" w:type="auto"/>
        <w:tblInd w:w="1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 w:author="agungnugrahaid" w:date="2026-10-09T15:56:00Z" w16du:dateUtc="2026-10-09T08:56:00Z">
          <w:tblPr>
            <w:tblStyle w:val="TableGrid"/>
            <w:tblW w:w="0" w:type="auto"/>
            <w:tblInd w:w="1271" w:type="dxa"/>
            <w:tblLook w:val="04A0" w:firstRow="1" w:lastRow="0" w:firstColumn="1" w:lastColumn="0" w:noHBand="0" w:noVBand="1"/>
          </w:tblPr>
        </w:tblPrChange>
      </w:tblPr>
      <w:tblGrid>
        <w:gridCol w:w="3098"/>
        <w:gridCol w:w="1456"/>
        <w:tblGridChange w:id="5">
          <w:tblGrid>
            <w:gridCol w:w="562"/>
            <w:gridCol w:w="2536"/>
            <w:gridCol w:w="562"/>
            <w:gridCol w:w="894"/>
            <w:gridCol w:w="562"/>
          </w:tblGrid>
        </w:tblGridChange>
      </w:tblGrid>
      <w:tr w:rsidR="00536BB1" w14:paraId="2C3D561A" w14:textId="77777777" w:rsidTr="00536BB1">
        <w:trPr>
          <w:trPrChange w:id="6" w:author="agungnugrahaid" w:date="2026-10-09T15:56:00Z" w16du:dateUtc="2026-10-09T08:56:00Z">
            <w:trPr>
              <w:gridAfter w:val="1"/>
            </w:trPr>
          </w:trPrChange>
        </w:trPr>
        <w:tc>
          <w:tcPr>
            <w:tcW w:w="3098" w:type="dxa"/>
            <w:tcPrChange w:id="7" w:author="agungnugrahaid" w:date="2026-10-09T15:56:00Z" w16du:dateUtc="2026-10-09T08:56:00Z">
              <w:tcPr>
                <w:tcW w:w="3098" w:type="dxa"/>
                <w:gridSpan w:val="2"/>
              </w:tcPr>
            </w:tcPrChange>
          </w:tcPr>
          <w:p w14:paraId="3933FA9D" w14:textId="2B98C66A" w:rsidR="00536BB1" w:rsidRPr="00536BB1" w:rsidRDefault="00536BB1" w:rsidP="00536BB1">
            <w:pPr>
              <w:pStyle w:val="BodyText"/>
              <w:rPr>
                <w:bCs/>
                <w:szCs w:val="36"/>
              </w:rPr>
              <w:pPrChange w:id="8" w:author="agungnugrahaid" w:date="2026-10-09T15:56:00Z" w16du:dateUtc="2026-10-09T08:56:00Z">
                <w:pPr>
                  <w:pStyle w:val="BodyText"/>
                  <w:jc w:val="center"/>
                </w:pPr>
              </w:pPrChange>
            </w:pPr>
            <w:r w:rsidRPr="00536BB1">
              <w:rPr>
                <w:bCs/>
                <w:szCs w:val="36"/>
              </w:rPr>
              <w:t>Rifqi Adhi Saputra</w:t>
            </w:r>
          </w:p>
        </w:tc>
        <w:tc>
          <w:tcPr>
            <w:tcW w:w="1456" w:type="dxa"/>
            <w:tcPrChange w:id="9" w:author="agungnugrahaid" w:date="2026-10-09T15:56:00Z" w16du:dateUtc="2026-10-09T08:56:00Z">
              <w:tcPr>
                <w:tcW w:w="1438" w:type="dxa"/>
                <w:gridSpan w:val="2"/>
              </w:tcPr>
            </w:tcPrChange>
          </w:tcPr>
          <w:p w14:paraId="1A222DA2" w14:textId="515BD693" w:rsidR="00536BB1" w:rsidRPr="00536BB1" w:rsidRDefault="00536BB1" w:rsidP="00536BB1">
            <w:pPr>
              <w:pStyle w:val="BodyText"/>
              <w:rPr>
                <w:bCs/>
                <w:szCs w:val="36"/>
              </w:rPr>
            </w:pPr>
            <w:r>
              <w:rPr>
                <w:bCs/>
                <w:szCs w:val="36"/>
              </w:rPr>
              <w:t>(231210019)</w:t>
            </w:r>
          </w:p>
        </w:tc>
      </w:tr>
      <w:tr w:rsidR="00536BB1" w14:paraId="3A511A8C" w14:textId="77777777" w:rsidTr="00536BB1">
        <w:trPr>
          <w:trPrChange w:id="10" w:author="agungnugrahaid" w:date="2026-10-09T15:56:00Z" w16du:dateUtc="2026-10-09T08:56:00Z">
            <w:trPr>
              <w:gridAfter w:val="1"/>
            </w:trPr>
          </w:trPrChange>
        </w:trPr>
        <w:tc>
          <w:tcPr>
            <w:tcW w:w="3098" w:type="dxa"/>
            <w:tcPrChange w:id="11" w:author="agungnugrahaid" w:date="2026-10-09T15:56:00Z" w16du:dateUtc="2026-10-09T08:56:00Z">
              <w:tcPr>
                <w:tcW w:w="3098" w:type="dxa"/>
                <w:gridSpan w:val="2"/>
              </w:tcPr>
            </w:tcPrChange>
          </w:tcPr>
          <w:p w14:paraId="3DB8D7F7" w14:textId="4A9AF293" w:rsidR="00536BB1" w:rsidRPr="00536BB1" w:rsidRDefault="00536BB1" w:rsidP="00536BB1">
            <w:pPr>
              <w:pStyle w:val="BodyText"/>
              <w:rPr>
                <w:bCs/>
                <w:szCs w:val="36"/>
              </w:rPr>
              <w:pPrChange w:id="12" w:author="agungnugrahaid" w:date="2026-10-09T15:56:00Z" w16du:dateUtc="2026-10-09T08:56:00Z">
                <w:pPr>
                  <w:pStyle w:val="BodyText"/>
                  <w:jc w:val="center"/>
                </w:pPr>
              </w:pPrChange>
            </w:pPr>
            <w:r>
              <w:rPr>
                <w:bCs/>
                <w:szCs w:val="36"/>
              </w:rPr>
              <w:t>Isnaini Anggista Damayanti</w:t>
            </w:r>
          </w:p>
        </w:tc>
        <w:tc>
          <w:tcPr>
            <w:tcW w:w="1456" w:type="dxa"/>
            <w:tcPrChange w:id="13" w:author="agungnugrahaid" w:date="2026-10-09T15:56:00Z" w16du:dateUtc="2026-10-09T08:56:00Z">
              <w:tcPr>
                <w:tcW w:w="1438" w:type="dxa"/>
                <w:gridSpan w:val="2"/>
              </w:tcPr>
            </w:tcPrChange>
          </w:tcPr>
          <w:p w14:paraId="774201EF" w14:textId="35324329" w:rsidR="00536BB1" w:rsidRDefault="00536BB1" w:rsidP="00536BB1">
            <w:pPr>
              <w:pStyle w:val="BodyText"/>
              <w:rPr>
                <w:bCs/>
                <w:szCs w:val="36"/>
              </w:rPr>
            </w:pPr>
            <w:r>
              <w:rPr>
                <w:bCs/>
                <w:szCs w:val="36"/>
              </w:rPr>
              <w:t>(241220006)</w:t>
            </w:r>
          </w:p>
        </w:tc>
      </w:tr>
      <w:tr w:rsidR="00536BB1" w14:paraId="7B6ABF43" w14:textId="77777777" w:rsidTr="00536BB1">
        <w:trPr>
          <w:trPrChange w:id="14" w:author="agungnugrahaid" w:date="2026-10-09T15:56:00Z" w16du:dateUtc="2026-10-09T08:56:00Z">
            <w:trPr>
              <w:gridAfter w:val="1"/>
            </w:trPr>
          </w:trPrChange>
        </w:trPr>
        <w:tc>
          <w:tcPr>
            <w:tcW w:w="3098" w:type="dxa"/>
            <w:tcPrChange w:id="15" w:author="agungnugrahaid" w:date="2026-10-09T15:56:00Z" w16du:dateUtc="2026-10-09T08:56:00Z">
              <w:tcPr>
                <w:tcW w:w="3098" w:type="dxa"/>
                <w:gridSpan w:val="2"/>
              </w:tcPr>
            </w:tcPrChange>
          </w:tcPr>
          <w:p w14:paraId="016FAB01" w14:textId="79D4203F" w:rsidR="00536BB1" w:rsidRDefault="00536BB1" w:rsidP="00536BB1">
            <w:pPr>
              <w:pStyle w:val="BodyText"/>
              <w:rPr>
                <w:bCs/>
                <w:szCs w:val="36"/>
              </w:rPr>
              <w:pPrChange w:id="16" w:author="agungnugrahaid" w:date="2026-10-09T15:56:00Z" w16du:dateUtc="2026-10-09T08:56:00Z">
                <w:pPr>
                  <w:pStyle w:val="BodyText"/>
                  <w:jc w:val="center"/>
                </w:pPr>
              </w:pPrChange>
            </w:pPr>
            <w:r>
              <w:rPr>
                <w:bCs/>
                <w:szCs w:val="36"/>
              </w:rPr>
              <w:t>Yordan Gabriell</w:t>
            </w:r>
          </w:p>
        </w:tc>
        <w:tc>
          <w:tcPr>
            <w:tcW w:w="1456" w:type="dxa"/>
            <w:tcPrChange w:id="17" w:author="agungnugrahaid" w:date="2026-10-09T15:56:00Z" w16du:dateUtc="2026-10-09T08:56:00Z">
              <w:tcPr>
                <w:tcW w:w="1438" w:type="dxa"/>
                <w:gridSpan w:val="2"/>
              </w:tcPr>
            </w:tcPrChange>
          </w:tcPr>
          <w:p w14:paraId="33FFE7C2" w14:textId="644755CE" w:rsidR="00536BB1" w:rsidRDefault="00536BB1" w:rsidP="00536BB1">
            <w:pPr>
              <w:pStyle w:val="BodyText"/>
              <w:rPr>
                <w:bCs/>
                <w:szCs w:val="36"/>
              </w:rPr>
            </w:pPr>
            <w:r>
              <w:rPr>
                <w:bCs/>
                <w:szCs w:val="36"/>
              </w:rPr>
              <w:t>(241220049)</w:t>
            </w:r>
          </w:p>
        </w:tc>
      </w:tr>
      <w:tr w:rsidR="00536BB1" w14:paraId="30AAA71E" w14:textId="77777777" w:rsidTr="00536BB1">
        <w:trPr>
          <w:trPrChange w:id="18" w:author="agungnugrahaid" w:date="2026-10-09T15:56:00Z" w16du:dateUtc="2026-10-09T08:56:00Z">
            <w:trPr>
              <w:gridAfter w:val="1"/>
            </w:trPr>
          </w:trPrChange>
        </w:trPr>
        <w:tc>
          <w:tcPr>
            <w:tcW w:w="3098" w:type="dxa"/>
            <w:tcPrChange w:id="19" w:author="agungnugrahaid" w:date="2026-10-09T15:56:00Z" w16du:dateUtc="2026-10-09T08:56:00Z">
              <w:tcPr>
                <w:tcW w:w="3098" w:type="dxa"/>
                <w:gridSpan w:val="2"/>
              </w:tcPr>
            </w:tcPrChange>
          </w:tcPr>
          <w:p w14:paraId="3DAFAAAD" w14:textId="3B09B446" w:rsidR="00536BB1" w:rsidRDefault="00536BB1" w:rsidP="00536BB1">
            <w:pPr>
              <w:pStyle w:val="BodyText"/>
              <w:rPr>
                <w:bCs/>
                <w:szCs w:val="36"/>
              </w:rPr>
              <w:pPrChange w:id="20" w:author="agungnugrahaid" w:date="2026-10-09T15:56:00Z" w16du:dateUtc="2026-10-09T08:56:00Z">
                <w:pPr>
                  <w:pStyle w:val="BodyText"/>
                  <w:jc w:val="center"/>
                </w:pPr>
              </w:pPrChange>
            </w:pPr>
            <w:r>
              <w:rPr>
                <w:bCs/>
                <w:szCs w:val="36"/>
              </w:rPr>
              <w:t>Agung Nugraha Eka Saputra</w:t>
            </w:r>
          </w:p>
        </w:tc>
        <w:tc>
          <w:tcPr>
            <w:tcW w:w="1456" w:type="dxa"/>
            <w:tcPrChange w:id="21" w:author="agungnugrahaid" w:date="2026-10-09T15:56:00Z" w16du:dateUtc="2026-10-09T08:56:00Z">
              <w:tcPr>
                <w:tcW w:w="1438" w:type="dxa"/>
                <w:gridSpan w:val="2"/>
              </w:tcPr>
            </w:tcPrChange>
          </w:tcPr>
          <w:p w14:paraId="17339367" w14:textId="1FB3BED7" w:rsidR="00536BB1" w:rsidRDefault="00536BB1" w:rsidP="00536BB1">
            <w:pPr>
              <w:pStyle w:val="BodyText"/>
              <w:rPr>
                <w:bCs/>
                <w:szCs w:val="36"/>
              </w:rPr>
            </w:pPr>
            <w:r>
              <w:rPr>
                <w:bCs/>
                <w:szCs w:val="36"/>
              </w:rPr>
              <w:t>(241220055)</w:t>
            </w:r>
          </w:p>
        </w:tc>
      </w:tr>
      <w:tr w:rsidR="00536BB1" w14:paraId="0FDB9B97" w14:textId="77777777" w:rsidTr="00536BB1">
        <w:trPr>
          <w:trPrChange w:id="22" w:author="agungnugrahaid" w:date="2026-10-09T15:56:00Z" w16du:dateUtc="2026-10-09T08:56:00Z">
            <w:trPr>
              <w:gridAfter w:val="1"/>
            </w:trPr>
          </w:trPrChange>
        </w:trPr>
        <w:tc>
          <w:tcPr>
            <w:tcW w:w="3098" w:type="dxa"/>
            <w:tcPrChange w:id="23" w:author="agungnugrahaid" w:date="2026-10-09T15:56:00Z" w16du:dateUtc="2026-10-09T08:56:00Z">
              <w:tcPr>
                <w:tcW w:w="3098" w:type="dxa"/>
                <w:gridSpan w:val="2"/>
              </w:tcPr>
            </w:tcPrChange>
          </w:tcPr>
          <w:p w14:paraId="7070199C" w14:textId="2AC8E658" w:rsidR="00536BB1" w:rsidRDefault="00536BB1" w:rsidP="00536BB1">
            <w:pPr>
              <w:pStyle w:val="BodyText"/>
              <w:rPr>
                <w:bCs/>
                <w:szCs w:val="36"/>
              </w:rPr>
              <w:pPrChange w:id="24" w:author="agungnugrahaid" w:date="2026-10-09T15:56:00Z" w16du:dateUtc="2026-10-09T08:56:00Z">
                <w:pPr>
                  <w:pStyle w:val="BodyText"/>
                  <w:jc w:val="center"/>
                </w:pPr>
              </w:pPrChange>
            </w:pPr>
            <w:r>
              <w:rPr>
                <w:bCs/>
                <w:szCs w:val="36"/>
              </w:rPr>
              <w:t>Enrico Yuda Dwinata</w:t>
            </w:r>
          </w:p>
        </w:tc>
        <w:tc>
          <w:tcPr>
            <w:tcW w:w="1456" w:type="dxa"/>
            <w:tcPrChange w:id="25" w:author="agungnugrahaid" w:date="2026-10-09T15:56:00Z" w16du:dateUtc="2026-10-09T08:56:00Z">
              <w:tcPr>
                <w:tcW w:w="1438" w:type="dxa"/>
                <w:gridSpan w:val="2"/>
              </w:tcPr>
            </w:tcPrChange>
          </w:tcPr>
          <w:p w14:paraId="17937AD2" w14:textId="4DAD1360" w:rsidR="00536BB1" w:rsidRDefault="00536BB1" w:rsidP="00536BB1">
            <w:pPr>
              <w:pStyle w:val="BodyText"/>
              <w:rPr>
                <w:bCs/>
                <w:szCs w:val="36"/>
              </w:rPr>
            </w:pPr>
            <w:r>
              <w:rPr>
                <w:bCs/>
                <w:szCs w:val="36"/>
              </w:rPr>
              <w:t>(241220073)</w:t>
            </w:r>
          </w:p>
        </w:tc>
      </w:tr>
    </w:tbl>
    <w:p w14:paraId="410EE6F2" w14:textId="77777777" w:rsidR="00536BB1" w:rsidRDefault="00536BB1" w:rsidP="009F2F1A">
      <w:pPr>
        <w:pStyle w:val="BodyText"/>
        <w:jc w:val="center"/>
        <w:rPr>
          <w:b/>
          <w:sz w:val="20"/>
        </w:rPr>
      </w:pPr>
    </w:p>
    <w:p w14:paraId="2210AB43" w14:textId="77777777" w:rsidR="00183196" w:rsidRDefault="00183196">
      <w:pPr>
        <w:pStyle w:val="BodyText"/>
        <w:rPr>
          <w:b/>
          <w:sz w:val="19"/>
        </w:rPr>
      </w:pPr>
    </w:p>
    <w:p w14:paraId="20906467" w14:textId="77777777" w:rsidR="00183196" w:rsidRDefault="00183196">
      <w:pPr>
        <w:pStyle w:val="BodyText"/>
        <w:rPr>
          <w:b/>
          <w:sz w:val="20"/>
        </w:rPr>
      </w:pPr>
    </w:p>
    <w:p w14:paraId="5E688774" w14:textId="77777777" w:rsidR="00183196" w:rsidRDefault="00183196">
      <w:pPr>
        <w:pStyle w:val="BodyText"/>
        <w:rPr>
          <w:b/>
          <w:sz w:val="20"/>
        </w:rPr>
      </w:pPr>
    </w:p>
    <w:p w14:paraId="6B214448" w14:textId="77777777" w:rsidR="00183196" w:rsidRDefault="00A73F08">
      <w:pPr>
        <w:spacing w:before="263"/>
        <w:ind w:left="1437" w:right="1068" w:firstLine="2"/>
        <w:jc w:val="center"/>
      </w:pPr>
      <w:bookmarkStart w:id="26" w:name="_Toc242089888"/>
      <w:bookmarkStart w:id="27" w:name="_Toc242090042"/>
      <w:bookmarkStart w:id="28" w:name="_Toc242090241"/>
      <w:r>
        <w:rPr>
          <w:b/>
          <w:sz w:val="28"/>
        </w:rPr>
        <w:t>PROGRAM STUDI SISTEM INFORMASI</w:t>
      </w:r>
      <w:r>
        <w:rPr>
          <w:b/>
          <w:spacing w:val="1"/>
          <w:sz w:val="28"/>
        </w:rPr>
        <w:t xml:space="preserve"> </w:t>
      </w:r>
      <w:r>
        <w:rPr>
          <w:b/>
          <w:sz w:val="28"/>
        </w:rPr>
        <w:t>FAKULTAS</w:t>
      </w:r>
      <w:r>
        <w:rPr>
          <w:b/>
          <w:spacing w:val="-1"/>
          <w:sz w:val="28"/>
        </w:rPr>
        <w:t xml:space="preserve"> </w:t>
      </w:r>
      <w:r>
        <w:rPr>
          <w:b/>
          <w:sz w:val="28"/>
        </w:rPr>
        <w:t>TEKNOLOGI</w:t>
      </w:r>
      <w:r>
        <w:rPr>
          <w:b/>
          <w:spacing w:val="1"/>
          <w:sz w:val="28"/>
        </w:rPr>
        <w:t xml:space="preserve"> </w:t>
      </w:r>
      <w:r>
        <w:rPr>
          <w:b/>
          <w:sz w:val="28"/>
        </w:rPr>
        <w:t>INFORMASI</w:t>
      </w:r>
      <w:r>
        <w:rPr>
          <w:b/>
          <w:spacing w:val="1"/>
          <w:sz w:val="28"/>
        </w:rPr>
        <w:t xml:space="preserve"> </w:t>
      </w:r>
      <w:r>
        <w:rPr>
          <w:b/>
          <w:sz w:val="28"/>
        </w:rPr>
        <w:t>UNIVERSITAS</w:t>
      </w:r>
      <w:r>
        <w:rPr>
          <w:b/>
          <w:spacing w:val="-4"/>
          <w:sz w:val="28"/>
        </w:rPr>
        <w:t xml:space="preserve"> </w:t>
      </w:r>
      <w:r>
        <w:rPr>
          <w:b/>
          <w:sz w:val="28"/>
        </w:rPr>
        <w:t>MERCU</w:t>
      </w:r>
      <w:r>
        <w:rPr>
          <w:b/>
          <w:spacing w:val="-5"/>
          <w:sz w:val="28"/>
        </w:rPr>
        <w:t xml:space="preserve"> </w:t>
      </w:r>
      <w:r>
        <w:rPr>
          <w:b/>
          <w:sz w:val="28"/>
        </w:rPr>
        <w:t>BUANA</w:t>
      </w:r>
      <w:r>
        <w:rPr>
          <w:b/>
          <w:spacing w:val="-5"/>
          <w:sz w:val="28"/>
        </w:rPr>
        <w:t xml:space="preserve"> </w:t>
      </w:r>
      <w:r>
        <w:rPr>
          <w:b/>
          <w:sz w:val="28"/>
        </w:rPr>
        <w:t>YOGYAKARTA</w:t>
      </w:r>
      <w:bookmarkEnd w:id="26"/>
      <w:bookmarkEnd w:id="27"/>
      <w:bookmarkEnd w:id="28"/>
    </w:p>
    <w:p w14:paraId="76456182" w14:textId="77777777" w:rsidR="00183196" w:rsidRPr="00A202CC" w:rsidRDefault="00A73F08" w:rsidP="00A202CC">
      <w:pPr>
        <w:spacing w:before="1"/>
        <w:ind w:left="713" w:right="341"/>
        <w:jc w:val="center"/>
        <w:rPr>
          <w:b/>
          <w:sz w:val="28"/>
        </w:rPr>
        <w:sectPr w:rsidR="00183196" w:rsidRPr="00A202CC" w:rsidSect="00AB031D">
          <w:footerReference w:type="even" r:id="rId9"/>
          <w:type w:val="continuous"/>
          <w:pgSz w:w="11906" w:h="16838" w:code="9"/>
          <w:pgMar w:top="1599" w:right="1480" w:bottom="1599" w:left="1678" w:header="720" w:footer="720" w:gutter="0"/>
          <w:cols w:space="720"/>
          <w:docGrid w:linePitch="299"/>
        </w:sectPr>
      </w:pPr>
      <w:r>
        <w:rPr>
          <w:b/>
          <w:sz w:val="28"/>
        </w:rPr>
        <w:t>TAHUN</w:t>
      </w:r>
      <w:r>
        <w:rPr>
          <w:b/>
          <w:spacing w:val="-2"/>
          <w:sz w:val="28"/>
        </w:rPr>
        <w:t xml:space="preserve"> </w:t>
      </w:r>
      <w:r w:rsidR="00136417">
        <w:rPr>
          <w:b/>
          <w:sz w:val="28"/>
        </w:rPr>
        <w:t>202</w:t>
      </w:r>
      <w:r w:rsidR="001D0350">
        <w:rPr>
          <w:b/>
          <w:sz w:val="28"/>
        </w:rPr>
        <w:t>6</w:t>
      </w:r>
    </w:p>
    <w:p w14:paraId="5EBAB2E2" w14:textId="77777777" w:rsidR="0050496F" w:rsidRDefault="00A73F08" w:rsidP="00536BB1">
      <w:pPr>
        <w:pStyle w:val="Heading1"/>
        <w:pageBreakBefore/>
        <w:spacing w:after="360"/>
        <w:rPr>
          <w:rFonts w:asciiTheme="majorHAnsi" w:eastAsiaTheme="majorEastAsia" w:hAnsiTheme="majorHAnsi" w:cstheme="majorBidi"/>
          <w:color w:val="365F91" w:themeColor="accent1" w:themeShade="BF"/>
        </w:rPr>
      </w:pPr>
      <w:bookmarkStart w:id="29" w:name="_Toc242089889"/>
      <w:r w:rsidRPr="00136417">
        <w:lastRenderedPageBreak/>
        <w:t>DAFTAR ISI</w:t>
      </w:r>
      <w:bookmarkEnd w:id="29"/>
    </w:p>
    <w:sdt>
      <w:sdtPr>
        <w:rPr>
          <w:b w:val="0"/>
          <w:bCs w:val="0"/>
          <w:sz w:val="22"/>
          <w:szCs w:val="22"/>
        </w:rPr>
        <w:id w:val="-495271790"/>
        <w:docPartObj>
          <w:docPartGallery w:val="Table of Contents"/>
          <w:docPartUnique/>
        </w:docPartObj>
      </w:sdtPr>
      <w:sdtEndPr>
        <w:rPr>
          <w:noProof/>
        </w:rPr>
      </w:sdtEndPr>
      <w:sdtContent>
        <w:p w14:paraId="2C7C2A55" w14:textId="7B6B64F8" w:rsidR="002E3237" w:rsidRDefault="0050496F">
          <w:pPr>
            <w:pStyle w:val="TOC1"/>
            <w:tabs>
              <w:tab w:val="right" w:leader="dot" w:pos="8738"/>
            </w:tabs>
            <w:rPr>
              <w:rFonts w:asciiTheme="minorHAnsi" w:eastAsiaTheme="minorEastAsia" w:hAnsiTheme="minorHAnsi" w:cstheme="minorBidi"/>
              <w:b w:val="0"/>
              <w:bCs w:val="0"/>
              <w:noProof/>
              <w:kern w:val="2"/>
              <w:lang w:val="en-ID"/>
              <w14:ligatures w14:val="standardContextual"/>
            </w:rPr>
          </w:pPr>
          <w:r>
            <w:rPr>
              <w:rFonts w:asciiTheme="majorHAnsi" w:eastAsiaTheme="majorEastAsia" w:hAnsiTheme="majorHAnsi" w:cstheme="majorBidi"/>
              <w:b w:val="0"/>
              <w:bCs w:val="0"/>
              <w:color w:val="365F91" w:themeColor="accent1" w:themeShade="BF"/>
              <w:sz w:val="32"/>
              <w:szCs w:val="32"/>
            </w:rPr>
            <w:fldChar w:fldCharType="begin"/>
          </w:r>
          <w:r>
            <w:instrText xml:space="preserve"> TOC \o "1-3" \h \z \u </w:instrText>
          </w:r>
          <w:r>
            <w:rPr>
              <w:rFonts w:asciiTheme="majorHAnsi" w:eastAsiaTheme="majorEastAsia" w:hAnsiTheme="majorHAnsi" w:cstheme="majorBidi"/>
              <w:b w:val="0"/>
              <w:bCs w:val="0"/>
              <w:color w:val="365F91" w:themeColor="accent1" w:themeShade="BF"/>
              <w:sz w:val="32"/>
              <w:szCs w:val="32"/>
            </w:rPr>
            <w:fldChar w:fldCharType="separate"/>
          </w:r>
          <w:hyperlink w:anchor="_Toc242453058" w:history="1">
            <w:r w:rsidR="002E3237" w:rsidRPr="00AA0579">
              <w:rPr>
                <w:rStyle w:val="Hyperlink"/>
                <w:noProof/>
              </w:rPr>
              <w:t>DAFTAR TABEL</w:t>
            </w:r>
            <w:r w:rsidR="002E3237">
              <w:rPr>
                <w:noProof/>
                <w:webHidden/>
              </w:rPr>
              <w:tab/>
            </w:r>
            <w:r w:rsidR="002E3237">
              <w:rPr>
                <w:noProof/>
                <w:webHidden/>
              </w:rPr>
              <w:fldChar w:fldCharType="begin"/>
            </w:r>
            <w:r w:rsidR="002E3237">
              <w:rPr>
                <w:noProof/>
                <w:webHidden/>
              </w:rPr>
              <w:instrText xml:space="preserve"> PAGEREF _Toc242453058 \h </w:instrText>
            </w:r>
            <w:r w:rsidR="002E3237">
              <w:rPr>
                <w:noProof/>
                <w:webHidden/>
              </w:rPr>
            </w:r>
            <w:r w:rsidR="002E3237">
              <w:rPr>
                <w:noProof/>
                <w:webHidden/>
              </w:rPr>
              <w:fldChar w:fldCharType="separate"/>
            </w:r>
            <w:r w:rsidR="002E3237">
              <w:rPr>
                <w:noProof/>
                <w:webHidden/>
              </w:rPr>
              <w:t>3</w:t>
            </w:r>
            <w:r w:rsidR="002E3237">
              <w:rPr>
                <w:noProof/>
                <w:webHidden/>
              </w:rPr>
              <w:fldChar w:fldCharType="end"/>
            </w:r>
          </w:hyperlink>
        </w:p>
        <w:p w14:paraId="3270D353" w14:textId="39E6E477" w:rsidR="002E3237" w:rsidRDefault="002E3237">
          <w:pPr>
            <w:pStyle w:val="TOC1"/>
            <w:tabs>
              <w:tab w:val="right" w:leader="dot" w:pos="8738"/>
            </w:tabs>
            <w:rPr>
              <w:rFonts w:asciiTheme="minorHAnsi" w:eastAsiaTheme="minorEastAsia" w:hAnsiTheme="minorHAnsi" w:cstheme="minorBidi"/>
              <w:b w:val="0"/>
              <w:bCs w:val="0"/>
              <w:noProof/>
              <w:kern w:val="2"/>
              <w:lang w:val="en-ID"/>
              <w14:ligatures w14:val="standardContextual"/>
            </w:rPr>
          </w:pPr>
          <w:hyperlink w:anchor="_Toc242453059" w:history="1">
            <w:r w:rsidRPr="00AA0579">
              <w:rPr>
                <w:rStyle w:val="Hyperlink"/>
                <w:noProof/>
              </w:rPr>
              <w:t>DAFTAR GAMBAR</w:t>
            </w:r>
            <w:r>
              <w:rPr>
                <w:noProof/>
                <w:webHidden/>
              </w:rPr>
              <w:tab/>
            </w:r>
            <w:r>
              <w:rPr>
                <w:noProof/>
                <w:webHidden/>
              </w:rPr>
              <w:fldChar w:fldCharType="begin"/>
            </w:r>
            <w:r>
              <w:rPr>
                <w:noProof/>
                <w:webHidden/>
              </w:rPr>
              <w:instrText xml:space="preserve"> PAGEREF _Toc242453059 \h </w:instrText>
            </w:r>
            <w:r>
              <w:rPr>
                <w:noProof/>
                <w:webHidden/>
              </w:rPr>
            </w:r>
            <w:r>
              <w:rPr>
                <w:noProof/>
                <w:webHidden/>
              </w:rPr>
              <w:fldChar w:fldCharType="separate"/>
            </w:r>
            <w:r>
              <w:rPr>
                <w:noProof/>
                <w:webHidden/>
              </w:rPr>
              <w:t>4</w:t>
            </w:r>
            <w:r>
              <w:rPr>
                <w:noProof/>
                <w:webHidden/>
              </w:rPr>
              <w:fldChar w:fldCharType="end"/>
            </w:r>
          </w:hyperlink>
        </w:p>
        <w:p w14:paraId="2D67E5D4" w14:textId="0995D4B1" w:rsidR="002E3237" w:rsidRDefault="002E3237">
          <w:pPr>
            <w:pStyle w:val="TOC1"/>
            <w:tabs>
              <w:tab w:val="right" w:leader="dot" w:pos="8738"/>
            </w:tabs>
            <w:rPr>
              <w:rFonts w:asciiTheme="minorHAnsi" w:eastAsiaTheme="minorEastAsia" w:hAnsiTheme="minorHAnsi" w:cstheme="minorBidi"/>
              <w:b w:val="0"/>
              <w:bCs w:val="0"/>
              <w:noProof/>
              <w:kern w:val="2"/>
              <w:lang w:val="en-ID"/>
              <w14:ligatures w14:val="standardContextual"/>
            </w:rPr>
          </w:pPr>
          <w:hyperlink w:anchor="_Toc242453060" w:history="1">
            <w:r w:rsidRPr="00AA0579">
              <w:rPr>
                <w:rStyle w:val="Hyperlink"/>
                <w:noProof/>
              </w:rPr>
              <w:t>BAB I PENDAHULUAN</w:t>
            </w:r>
            <w:r>
              <w:rPr>
                <w:noProof/>
                <w:webHidden/>
              </w:rPr>
              <w:tab/>
            </w:r>
            <w:r>
              <w:rPr>
                <w:noProof/>
                <w:webHidden/>
              </w:rPr>
              <w:fldChar w:fldCharType="begin"/>
            </w:r>
            <w:r>
              <w:rPr>
                <w:noProof/>
                <w:webHidden/>
              </w:rPr>
              <w:instrText xml:space="preserve"> PAGEREF _Toc242453060 \h </w:instrText>
            </w:r>
            <w:r>
              <w:rPr>
                <w:noProof/>
                <w:webHidden/>
              </w:rPr>
            </w:r>
            <w:r>
              <w:rPr>
                <w:noProof/>
                <w:webHidden/>
              </w:rPr>
              <w:fldChar w:fldCharType="separate"/>
            </w:r>
            <w:r>
              <w:rPr>
                <w:noProof/>
                <w:webHidden/>
              </w:rPr>
              <w:t>1</w:t>
            </w:r>
            <w:r>
              <w:rPr>
                <w:noProof/>
                <w:webHidden/>
              </w:rPr>
              <w:fldChar w:fldCharType="end"/>
            </w:r>
          </w:hyperlink>
        </w:p>
        <w:p w14:paraId="05E8C538" w14:textId="1BE52302" w:rsidR="002E3237" w:rsidRDefault="002E3237">
          <w:pPr>
            <w:pStyle w:val="TOC2"/>
            <w:tabs>
              <w:tab w:val="right" w:leader="dot" w:pos="8738"/>
            </w:tabs>
            <w:rPr>
              <w:rFonts w:asciiTheme="minorHAnsi" w:eastAsiaTheme="minorEastAsia" w:hAnsiTheme="minorHAnsi" w:cstheme="minorBidi"/>
              <w:b w:val="0"/>
              <w:bCs w:val="0"/>
              <w:noProof/>
              <w:kern w:val="2"/>
              <w:sz w:val="24"/>
              <w:szCs w:val="24"/>
              <w:lang w:val="en-ID"/>
              <w14:ligatures w14:val="standardContextual"/>
            </w:rPr>
          </w:pPr>
          <w:hyperlink w:anchor="_Toc242453061" w:history="1">
            <w:r w:rsidRPr="00AA0579">
              <w:rPr>
                <w:rStyle w:val="Hyperlink"/>
                <w:noProof/>
              </w:rPr>
              <w:t>1.1 Latar Belakang</w:t>
            </w:r>
            <w:r>
              <w:rPr>
                <w:noProof/>
                <w:webHidden/>
              </w:rPr>
              <w:tab/>
            </w:r>
            <w:r>
              <w:rPr>
                <w:noProof/>
                <w:webHidden/>
              </w:rPr>
              <w:fldChar w:fldCharType="begin"/>
            </w:r>
            <w:r>
              <w:rPr>
                <w:noProof/>
                <w:webHidden/>
              </w:rPr>
              <w:instrText xml:space="preserve"> PAGEREF _Toc242453061 \h </w:instrText>
            </w:r>
            <w:r>
              <w:rPr>
                <w:noProof/>
                <w:webHidden/>
              </w:rPr>
            </w:r>
            <w:r>
              <w:rPr>
                <w:noProof/>
                <w:webHidden/>
              </w:rPr>
              <w:fldChar w:fldCharType="separate"/>
            </w:r>
            <w:r>
              <w:rPr>
                <w:noProof/>
                <w:webHidden/>
              </w:rPr>
              <w:t>1</w:t>
            </w:r>
            <w:r>
              <w:rPr>
                <w:noProof/>
                <w:webHidden/>
              </w:rPr>
              <w:fldChar w:fldCharType="end"/>
            </w:r>
          </w:hyperlink>
        </w:p>
        <w:p w14:paraId="4DE2A898" w14:textId="0FAC081A" w:rsidR="002E3237" w:rsidRDefault="002E3237">
          <w:pPr>
            <w:pStyle w:val="TOC2"/>
            <w:tabs>
              <w:tab w:val="right" w:leader="dot" w:pos="8738"/>
            </w:tabs>
            <w:rPr>
              <w:rFonts w:asciiTheme="minorHAnsi" w:eastAsiaTheme="minorEastAsia" w:hAnsiTheme="minorHAnsi" w:cstheme="minorBidi"/>
              <w:b w:val="0"/>
              <w:bCs w:val="0"/>
              <w:noProof/>
              <w:kern w:val="2"/>
              <w:sz w:val="24"/>
              <w:szCs w:val="24"/>
              <w:lang w:val="en-ID"/>
              <w14:ligatures w14:val="standardContextual"/>
            </w:rPr>
          </w:pPr>
          <w:hyperlink w:anchor="_Toc242453062" w:history="1">
            <w:r w:rsidRPr="00AA0579">
              <w:rPr>
                <w:rStyle w:val="Hyperlink"/>
                <w:noProof/>
              </w:rPr>
              <w:t>1.2 Perumusan Masalah</w:t>
            </w:r>
            <w:r>
              <w:rPr>
                <w:noProof/>
                <w:webHidden/>
              </w:rPr>
              <w:tab/>
            </w:r>
            <w:r>
              <w:rPr>
                <w:noProof/>
                <w:webHidden/>
              </w:rPr>
              <w:fldChar w:fldCharType="begin"/>
            </w:r>
            <w:r>
              <w:rPr>
                <w:noProof/>
                <w:webHidden/>
              </w:rPr>
              <w:instrText xml:space="preserve"> PAGEREF _Toc242453062 \h </w:instrText>
            </w:r>
            <w:r>
              <w:rPr>
                <w:noProof/>
                <w:webHidden/>
              </w:rPr>
            </w:r>
            <w:r>
              <w:rPr>
                <w:noProof/>
                <w:webHidden/>
              </w:rPr>
              <w:fldChar w:fldCharType="separate"/>
            </w:r>
            <w:r>
              <w:rPr>
                <w:noProof/>
                <w:webHidden/>
              </w:rPr>
              <w:t>2</w:t>
            </w:r>
            <w:r>
              <w:rPr>
                <w:noProof/>
                <w:webHidden/>
              </w:rPr>
              <w:fldChar w:fldCharType="end"/>
            </w:r>
          </w:hyperlink>
        </w:p>
        <w:p w14:paraId="0B6AB25A" w14:textId="32006A08" w:rsidR="002E3237" w:rsidRDefault="002E3237">
          <w:pPr>
            <w:pStyle w:val="TOC2"/>
            <w:tabs>
              <w:tab w:val="right" w:leader="dot" w:pos="8738"/>
            </w:tabs>
            <w:rPr>
              <w:rFonts w:asciiTheme="minorHAnsi" w:eastAsiaTheme="minorEastAsia" w:hAnsiTheme="minorHAnsi" w:cstheme="minorBidi"/>
              <w:b w:val="0"/>
              <w:bCs w:val="0"/>
              <w:noProof/>
              <w:kern w:val="2"/>
              <w:sz w:val="24"/>
              <w:szCs w:val="24"/>
              <w:lang w:val="en-ID"/>
              <w14:ligatures w14:val="standardContextual"/>
            </w:rPr>
          </w:pPr>
          <w:hyperlink w:anchor="_Toc242453063" w:history="1">
            <w:r w:rsidRPr="00AA0579">
              <w:rPr>
                <w:rStyle w:val="Hyperlink"/>
                <w:noProof/>
              </w:rPr>
              <w:t>1.3 Manfaat Aplikasi</w:t>
            </w:r>
            <w:r>
              <w:rPr>
                <w:noProof/>
                <w:webHidden/>
              </w:rPr>
              <w:tab/>
            </w:r>
            <w:r>
              <w:rPr>
                <w:noProof/>
                <w:webHidden/>
              </w:rPr>
              <w:fldChar w:fldCharType="begin"/>
            </w:r>
            <w:r>
              <w:rPr>
                <w:noProof/>
                <w:webHidden/>
              </w:rPr>
              <w:instrText xml:space="preserve"> PAGEREF _Toc242453063 \h </w:instrText>
            </w:r>
            <w:r>
              <w:rPr>
                <w:noProof/>
                <w:webHidden/>
              </w:rPr>
            </w:r>
            <w:r>
              <w:rPr>
                <w:noProof/>
                <w:webHidden/>
              </w:rPr>
              <w:fldChar w:fldCharType="separate"/>
            </w:r>
            <w:r>
              <w:rPr>
                <w:noProof/>
                <w:webHidden/>
              </w:rPr>
              <w:t>2</w:t>
            </w:r>
            <w:r>
              <w:rPr>
                <w:noProof/>
                <w:webHidden/>
              </w:rPr>
              <w:fldChar w:fldCharType="end"/>
            </w:r>
          </w:hyperlink>
        </w:p>
        <w:p w14:paraId="1748E616" w14:textId="2B4DAAD0" w:rsidR="002E3237" w:rsidRDefault="002E3237">
          <w:pPr>
            <w:pStyle w:val="TOC1"/>
            <w:tabs>
              <w:tab w:val="right" w:leader="dot" w:pos="8738"/>
            </w:tabs>
            <w:rPr>
              <w:rFonts w:asciiTheme="minorHAnsi" w:eastAsiaTheme="minorEastAsia" w:hAnsiTheme="minorHAnsi" w:cstheme="minorBidi"/>
              <w:b w:val="0"/>
              <w:bCs w:val="0"/>
              <w:noProof/>
              <w:kern w:val="2"/>
              <w:lang w:val="en-ID"/>
              <w14:ligatures w14:val="standardContextual"/>
            </w:rPr>
          </w:pPr>
          <w:hyperlink w:anchor="_Toc242453064" w:history="1">
            <w:r w:rsidRPr="00AA0579">
              <w:rPr>
                <w:rStyle w:val="Hyperlink"/>
                <w:noProof/>
              </w:rPr>
              <w:t>BAB II TINJAUAN PUSTAKA DAN LANDASAN TEORI</w:t>
            </w:r>
            <w:r>
              <w:rPr>
                <w:noProof/>
                <w:webHidden/>
              </w:rPr>
              <w:tab/>
            </w:r>
            <w:r>
              <w:rPr>
                <w:noProof/>
                <w:webHidden/>
              </w:rPr>
              <w:fldChar w:fldCharType="begin"/>
            </w:r>
            <w:r>
              <w:rPr>
                <w:noProof/>
                <w:webHidden/>
              </w:rPr>
              <w:instrText xml:space="preserve"> PAGEREF _Toc242453064 \h </w:instrText>
            </w:r>
            <w:r>
              <w:rPr>
                <w:noProof/>
                <w:webHidden/>
              </w:rPr>
            </w:r>
            <w:r>
              <w:rPr>
                <w:noProof/>
                <w:webHidden/>
              </w:rPr>
              <w:fldChar w:fldCharType="separate"/>
            </w:r>
            <w:r>
              <w:rPr>
                <w:noProof/>
                <w:webHidden/>
              </w:rPr>
              <w:t>4</w:t>
            </w:r>
            <w:r>
              <w:rPr>
                <w:noProof/>
                <w:webHidden/>
              </w:rPr>
              <w:fldChar w:fldCharType="end"/>
            </w:r>
          </w:hyperlink>
        </w:p>
        <w:p w14:paraId="62AFA717" w14:textId="2A2D2774" w:rsidR="002E3237" w:rsidRDefault="002E3237">
          <w:pPr>
            <w:pStyle w:val="TOC2"/>
            <w:tabs>
              <w:tab w:val="right" w:leader="dot" w:pos="8738"/>
            </w:tabs>
            <w:rPr>
              <w:rFonts w:asciiTheme="minorHAnsi" w:eastAsiaTheme="minorEastAsia" w:hAnsiTheme="minorHAnsi" w:cstheme="minorBidi"/>
              <w:b w:val="0"/>
              <w:bCs w:val="0"/>
              <w:noProof/>
              <w:kern w:val="2"/>
              <w:sz w:val="24"/>
              <w:szCs w:val="24"/>
              <w:lang w:val="en-ID"/>
              <w14:ligatures w14:val="standardContextual"/>
            </w:rPr>
          </w:pPr>
          <w:hyperlink w:anchor="_Toc242453065" w:history="1">
            <w:r w:rsidRPr="00AA0579">
              <w:rPr>
                <w:rStyle w:val="Hyperlink"/>
                <w:noProof/>
              </w:rPr>
              <w:t>2.1 Tinjauan Pustaka</w:t>
            </w:r>
            <w:r>
              <w:rPr>
                <w:noProof/>
                <w:webHidden/>
              </w:rPr>
              <w:tab/>
            </w:r>
            <w:r>
              <w:rPr>
                <w:noProof/>
                <w:webHidden/>
              </w:rPr>
              <w:fldChar w:fldCharType="begin"/>
            </w:r>
            <w:r>
              <w:rPr>
                <w:noProof/>
                <w:webHidden/>
              </w:rPr>
              <w:instrText xml:space="preserve"> PAGEREF _Toc242453065 \h </w:instrText>
            </w:r>
            <w:r>
              <w:rPr>
                <w:noProof/>
                <w:webHidden/>
              </w:rPr>
            </w:r>
            <w:r>
              <w:rPr>
                <w:noProof/>
                <w:webHidden/>
              </w:rPr>
              <w:fldChar w:fldCharType="separate"/>
            </w:r>
            <w:r>
              <w:rPr>
                <w:noProof/>
                <w:webHidden/>
              </w:rPr>
              <w:t>4</w:t>
            </w:r>
            <w:r>
              <w:rPr>
                <w:noProof/>
                <w:webHidden/>
              </w:rPr>
              <w:fldChar w:fldCharType="end"/>
            </w:r>
          </w:hyperlink>
        </w:p>
        <w:p w14:paraId="07AA1A0A" w14:textId="7A20CB8A" w:rsidR="002E3237" w:rsidRDefault="002E3237">
          <w:pPr>
            <w:pStyle w:val="TOC2"/>
            <w:tabs>
              <w:tab w:val="right" w:leader="dot" w:pos="8738"/>
            </w:tabs>
            <w:rPr>
              <w:rFonts w:asciiTheme="minorHAnsi" w:eastAsiaTheme="minorEastAsia" w:hAnsiTheme="minorHAnsi" w:cstheme="minorBidi"/>
              <w:b w:val="0"/>
              <w:bCs w:val="0"/>
              <w:noProof/>
              <w:kern w:val="2"/>
              <w:sz w:val="24"/>
              <w:szCs w:val="24"/>
              <w:lang w:val="en-ID"/>
              <w14:ligatures w14:val="standardContextual"/>
            </w:rPr>
          </w:pPr>
          <w:hyperlink w:anchor="_Toc242453066" w:history="1">
            <w:r w:rsidRPr="00AA0579">
              <w:rPr>
                <w:rStyle w:val="Hyperlink"/>
                <w:noProof/>
              </w:rPr>
              <w:t>2.2 Landasan Teori</w:t>
            </w:r>
            <w:r>
              <w:rPr>
                <w:noProof/>
                <w:webHidden/>
              </w:rPr>
              <w:tab/>
            </w:r>
            <w:r>
              <w:rPr>
                <w:noProof/>
                <w:webHidden/>
              </w:rPr>
              <w:fldChar w:fldCharType="begin"/>
            </w:r>
            <w:r>
              <w:rPr>
                <w:noProof/>
                <w:webHidden/>
              </w:rPr>
              <w:instrText xml:space="preserve"> PAGEREF _Toc242453066 \h </w:instrText>
            </w:r>
            <w:r>
              <w:rPr>
                <w:noProof/>
                <w:webHidden/>
              </w:rPr>
            </w:r>
            <w:r>
              <w:rPr>
                <w:noProof/>
                <w:webHidden/>
              </w:rPr>
              <w:fldChar w:fldCharType="separate"/>
            </w:r>
            <w:r>
              <w:rPr>
                <w:noProof/>
                <w:webHidden/>
              </w:rPr>
              <w:t>5</w:t>
            </w:r>
            <w:r>
              <w:rPr>
                <w:noProof/>
                <w:webHidden/>
              </w:rPr>
              <w:fldChar w:fldCharType="end"/>
            </w:r>
          </w:hyperlink>
        </w:p>
        <w:p w14:paraId="23B5AEB4" w14:textId="03723D4F"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67" w:history="1">
            <w:r w:rsidRPr="00AA0579">
              <w:rPr>
                <w:rStyle w:val="Hyperlink"/>
                <w:noProof/>
              </w:rPr>
              <w:t>2.2.1 Kanal Pesan Instan dan Layanan Omnichannel</w:t>
            </w:r>
            <w:r>
              <w:rPr>
                <w:noProof/>
                <w:webHidden/>
              </w:rPr>
              <w:tab/>
            </w:r>
            <w:r>
              <w:rPr>
                <w:noProof/>
                <w:webHidden/>
              </w:rPr>
              <w:fldChar w:fldCharType="begin"/>
            </w:r>
            <w:r>
              <w:rPr>
                <w:noProof/>
                <w:webHidden/>
              </w:rPr>
              <w:instrText xml:space="preserve"> PAGEREF _Toc242453067 \h </w:instrText>
            </w:r>
            <w:r>
              <w:rPr>
                <w:noProof/>
                <w:webHidden/>
              </w:rPr>
            </w:r>
            <w:r>
              <w:rPr>
                <w:noProof/>
                <w:webHidden/>
              </w:rPr>
              <w:fldChar w:fldCharType="separate"/>
            </w:r>
            <w:r>
              <w:rPr>
                <w:noProof/>
                <w:webHidden/>
              </w:rPr>
              <w:t>5</w:t>
            </w:r>
            <w:r>
              <w:rPr>
                <w:noProof/>
                <w:webHidden/>
              </w:rPr>
              <w:fldChar w:fldCharType="end"/>
            </w:r>
          </w:hyperlink>
        </w:p>
        <w:p w14:paraId="0BFBE44B" w14:textId="24E44627"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68" w:history="1">
            <w:r w:rsidRPr="00AA0579">
              <w:rPr>
                <w:rStyle w:val="Hyperlink"/>
                <w:noProof/>
              </w:rPr>
              <w:t>2.2.2 Chatbot dan Retrieval-Augmented Generation (RAG)</w:t>
            </w:r>
            <w:r>
              <w:rPr>
                <w:noProof/>
                <w:webHidden/>
              </w:rPr>
              <w:tab/>
            </w:r>
            <w:r>
              <w:rPr>
                <w:noProof/>
                <w:webHidden/>
              </w:rPr>
              <w:fldChar w:fldCharType="begin"/>
            </w:r>
            <w:r>
              <w:rPr>
                <w:noProof/>
                <w:webHidden/>
              </w:rPr>
              <w:instrText xml:space="preserve"> PAGEREF _Toc242453068 \h </w:instrText>
            </w:r>
            <w:r>
              <w:rPr>
                <w:noProof/>
                <w:webHidden/>
              </w:rPr>
            </w:r>
            <w:r>
              <w:rPr>
                <w:noProof/>
                <w:webHidden/>
              </w:rPr>
              <w:fldChar w:fldCharType="separate"/>
            </w:r>
            <w:r>
              <w:rPr>
                <w:noProof/>
                <w:webHidden/>
              </w:rPr>
              <w:t>5</w:t>
            </w:r>
            <w:r>
              <w:rPr>
                <w:noProof/>
                <w:webHidden/>
              </w:rPr>
              <w:fldChar w:fldCharType="end"/>
            </w:r>
          </w:hyperlink>
        </w:p>
        <w:p w14:paraId="5971CDDD" w14:textId="6DA03BC1"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69" w:history="1">
            <w:r w:rsidRPr="00AA0579">
              <w:rPr>
                <w:rStyle w:val="Hyperlink"/>
                <w:noProof/>
              </w:rPr>
              <w:t>2.2.3 Klasifikasi Maksud dan Skor Prioritas Prospek (Lead Scoring)</w:t>
            </w:r>
            <w:r>
              <w:rPr>
                <w:noProof/>
                <w:webHidden/>
              </w:rPr>
              <w:tab/>
            </w:r>
            <w:r>
              <w:rPr>
                <w:noProof/>
                <w:webHidden/>
              </w:rPr>
              <w:fldChar w:fldCharType="begin"/>
            </w:r>
            <w:r>
              <w:rPr>
                <w:noProof/>
                <w:webHidden/>
              </w:rPr>
              <w:instrText xml:space="preserve"> PAGEREF _Toc242453069 \h </w:instrText>
            </w:r>
            <w:r>
              <w:rPr>
                <w:noProof/>
                <w:webHidden/>
              </w:rPr>
            </w:r>
            <w:r>
              <w:rPr>
                <w:noProof/>
                <w:webHidden/>
              </w:rPr>
              <w:fldChar w:fldCharType="separate"/>
            </w:r>
            <w:r>
              <w:rPr>
                <w:noProof/>
                <w:webHidden/>
              </w:rPr>
              <w:t>5</w:t>
            </w:r>
            <w:r>
              <w:rPr>
                <w:noProof/>
                <w:webHidden/>
              </w:rPr>
              <w:fldChar w:fldCharType="end"/>
            </w:r>
          </w:hyperlink>
        </w:p>
        <w:p w14:paraId="7DF36F19" w14:textId="121E4D9D"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70" w:history="1">
            <w:r w:rsidRPr="00AA0579">
              <w:rPr>
                <w:rStyle w:val="Hyperlink"/>
                <w:noProof/>
              </w:rPr>
              <w:t>2.2.4 Customer Relationship Management (CRM)</w:t>
            </w:r>
            <w:r>
              <w:rPr>
                <w:noProof/>
                <w:webHidden/>
              </w:rPr>
              <w:tab/>
            </w:r>
            <w:r>
              <w:rPr>
                <w:noProof/>
                <w:webHidden/>
              </w:rPr>
              <w:fldChar w:fldCharType="begin"/>
            </w:r>
            <w:r>
              <w:rPr>
                <w:noProof/>
                <w:webHidden/>
              </w:rPr>
              <w:instrText xml:space="preserve"> PAGEREF _Toc242453070 \h </w:instrText>
            </w:r>
            <w:r>
              <w:rPr>
                <w:noProof/>
                <w:webHidden/>
              </w:rPr>
            </w:r>
            <w:r>
              <w:rPr>
                <w:noProof/>
                <w:webHidden/>
              </w:rPr>
              <w:fldChar w:fldCharType="separate"/>
            </w:r>
            <w:r>
              <w:rPr>
                <w:noProof/>
                <w:webHidden/>
              </w:rPr>
              <w:t>5</w:t>
            </w:r>
            <w:r>
              <w:rPr>
                <w:noProof/>
                <w:webHidden/>
              </w:rPr>
              <w:fldChar w:fldCharType="end"/>
            </w:r>
          </w:hyperlink>
        </w:p>
        <w:p w14:paraId="7EFA0DC9" w14:textId="663DBB18"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71" w:history="1">
            <w:r w:rsidRPr="00AA0579">
              <w:rPr>
                <w:rStyle w:val="Hyperlink"/>
                <w:noProof/>
              </w:rPr>
              <w:t>2.2.5 Role-Based Access Control (RBAC)</w:t>
            </w:r>
            <w:r>
              <w:rPr>
                <w:noProof/>
                <w:webHidden/>
              </w:rPr>
              <w:tab/>
            </w:r>
            <w:r>
              <w:rPr>
                <w:noProof/>
                <w:webHidden/>
              </w:rPr>
              <w:fldChar w:fldCharType="begin"/>
            </w:r>
            <w:r>
              <w:rPr>
                <w:noProof/>
                <w:webHidden/>
              </w:rPr>
              <w:instrText xml:space="preserve"> PAGEREF _Toc242453071 \h </w:instrText>
            </w:r>
            <w:r>
              <w:rPr>
                <w:noProof/>
                <w:webHidden/>
              </w:rPr>
            </w:r>
            <w:r>
              <w:rPr>
                <w:noProof/>
                <w:webHidden/>
              </w:rPr>
              <w:fldChar w:fldCharType="separate"/>
            </w:r>
            <w:r>
              <w:rPr>
                <w:noProof/>
                <w:webHidden/>
              </w:rPr>
              <w:t>6</w:t>
            </w:r>
            <w:r>
              <w:rPr>
                <w:noProof/>
                <w:webHidden/>
              </w:rPr>
              <w:fldChar w:fldCharType="end"/>
            </w:r>
          </w:hyperlink>
        </w:p>
        <w:p w14:paraId="59EFD406" w14:textId="40211607"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72" w:history="1">
            <w:r w:rsidRPr="00AA0579">
              <w:rPr>
                <w:rStyle w:val="Hyperlink"/>
                <w:noProof/>
              </w:rPr>
              <w:t>2.2.6 Unified Modeling Language (UML)</w:t>
            </w:r>
            <w:r>
              <w:rPr>
                <w:noProof/>
                <w:webHidden/>
              </w:rPr>
              <w:tab/>
            </w:r>
            <w:r>
              <w:rPr>
                <w:noProof/>
                <w:webHidden/>
              </w:rPr>
              <w:fldChar w:fldCharType="begin"/>
            </w:r>
            <w:r>
              <w:rPr>
                <w:noProof/>
                <w:webHidden/>
              </w:rPr>
              <w:instrText xml:space="preserve"> PAGEREF _Toc242453072 \h </w:instrText>
            </w:r>
            <w:r>
              <w:rPr>
                <w:noProof/>
                <w:webHidden/>
              </w:rPr>
            </w:r>
            <w:r>
              <w:rPr>
                <w:noProof/>
                <w:webHidden/>
              </w:rPr>
              <w:fldChar w:fldCharType="separate"/>
            </w:r>
            <w:r>
              <w:rPr>
                <w:noProof/>
                <w:webHidden/>
              </w:rPr>
              <w:t>6</w:t>
            </w:r>
            <w:r>
              <w:rPr>
                <w:noProof/>
                <w:webHidden/>
              </w:rPr>
              <w:fldChar w:fldCharType="end"/>
            </w:r>
          </w:hyperlink>
        </w:p>
        <w:p w14:paraId="60A5DBB2" w14:textId="2DB2D5BC"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73" w:history="1">
            <w:r w:rsidRPr="00AA0579">
              <w:rPr>
                <w:rStyle w:val="Hyperlink"/>
                <w:noProof/>
              </w:rPr>
              <w:t>2.2.7 Extreme Programming (XP)</w:t>
            </w:r>
            <w:r>
              <w:rPr>
                <w:noProof/>
                <w:webHidden/>
              </w:rPr>
              <w:tab/>
            </w:r>
            <w:r>
              <w:rPr>
                <w:noProof/>
                <w:webHidden/>
              </w:rPr>
              <w:fldChar w:fldCharType="begin"/>
            </w:r>
            <w:r>
              <w:rPr>
                <w:noProof/>
                <w:webHidden/>
              </w:rPr>
              <w:instrText xml:space="preserve"> PAGEREF _Toc242453073 \h </w:instrText>
            </w:r>
            <w:r>
              <w:rPr>
                <w:noProof/>
                <w:webHidden/>
              </w:rPr>
            </w:r>
            <w:r>
              <w:rPr>
                <w:noProof/>
                <w:webHidden/>
              </w:rPr>
              <w:fldChar w:fldCharType="separate"/>
            </w:r>
            <w:r>
              <w:rPr>
                <w:noProof/>
                <w:webHidden/>
              </w:rPr>
              <w:t>6</w:t>
            </w:r>
            <w:r>
              <w:rPr>
                <w:noProof/>
                <w:webHidden/>
              </w:rPr>
              <w:fldChar w:fldCharType="end"/>
            </w:r>
          </w:hyperlink>
        </w:p>
        <w:p w14:paraId="55EA1C9F" w14:textId="633F9E9E"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74" w:history="1">
            <w:r w:rsidRPr="00AA0579">
              <w:rPr>
                <w:rStyle w:val="Hyperlink"/>
                <w:noProof/>
              </w:rPr>
              <w:t>2.2.8 Pelindungan Data Pribadi</w:t>
            </w:r>
            <w:r>
              <w:rPr>
                <w:noProof/>
                <w:webHidden/>
              </w:rPr>
              <w:tab/>
            </w:r>
            <w:r>
              <w:rPr>
                <w:noProof/>
                <w:webHidden/>
              </w:rPr>
              <w:fldChar w:fldCharType="begin"/>
            </w:r>
            <w:r>
              <w:rPr>
                <w:noProof/>
                <w:webHidden/>
              </w:rPr>
              <w:instrText xml:space="preserve"> PAGEREF _Toc242453074 \h </w:instrText>
            </w:r>
            <w:r>
              <w:rPr>
                <w:noProof/>
                <w:webHidden/>
              </w:rPr>
            </w:r>
            <w:r>
              <w:rPr>
                <w:noProof/>
                <w:webHidden/>
              </w:rPr>
              <w:fldChar w:fldCharType="separate"/>
            </w:r>
            <w:r>
              <w:rPr>
                <w:noProof/>
                <w:webHidden/>
              </w:rPr>
              <w:t>6</w:t>
            </w:r>
            <w:r>
              <w:rPr>
                <w:noProof/>
                <w:webHidden/>
              </w:rPr>
              <w:fldChar w:fldCharType="end"/>
            </w:r>
          </w:hyperlink>
        </w:p>
        <w:p w14:paraId="1158DB41" w14:textId="2DDDC237" w:rsidR="002E3237" w:rsidRDefault="002E3237">
          <w:pPr>
            <w:pStyle w:val="TOC1"/>
            <w:tabs>
              <w:tab w:val="right" w:leader="dot" w:pos="8738"/>
            </w:tabs>
            <w:rPr>
              <w:rFonts w:asciiTheme="minorHAnsi" w:eastAsiaTheme="minorEastAsia" w:hAnsiTheme="minorHAnsi" w:cstheme="minorBidi"/>
              <w:b w:val="0"/>
              <w:bCs w:val="0"/>
              <w:noProof/>
              <w:kern w:val="2"/>
              <w:lang w:val="en-ID"/>
              <w14:ligatures w14:val="standardContextual"/>
            </w:rPr>
          </w:pPr>
          <w:hyperlink w:anchor="_Toc242453075" w:history="1">
            <w:r w:rsidRPr="00AA0579">
              <w:rPr>
                <w:rStyle w:val="Hyperlink"/>
                <w:noProof/>
              </w:rPr>
              <w:t>BAB III METODOLOGI</w:t>
            </w:r>
            <w:r>
              <w:rPr>
                <w:noProof/>
                <w:webHidden/>
              </w:rPr>
              <w:tab/>
            </w:r>
            <w:r>
              <w:rPr>
                <w:noProof/>
                <w:webHidden/>
              </w:rPr>
              <w:fldChar w:fldCharType="begin"/>
            </w:r>
            <w:r>
              <w:rPr>
                <w:noProof/>
                <w:webHidden/>
              </w:rPr>
              <w:instrText xml:space="preserve"> PAGEREF _Toc242453075 \h </w:instrText>
            </w:r>
            <w:r>
              <w:rPr>
                <w:noProof/>
                <w:webHidden/>
              </w:rPr>
            </w:r>
            <w:r>
              <w:rPr>
                <w:noProof/>
                <w:webHidden/>
              </w:rPr>
              <w:fldChar w:fldCharType="separate"/>
            </w:r>
            <w:r>
              <w:rPr>
                <w:noProof/>
                <w:webHidden/>
              </w:rPr>
              <w:t>7</w:t>
            </w:r>
            <w:r>
              <w:rPr>
                <w:noProof/>
                <w:webHidden/>
              </w:rPr>
              <w:fldChar w:fldCharType="end"/>
            </w:r>
          </w:hyperlink>
        </w:p>
        <w:p w14:paraId="18DFF7C6" w14:textId="0C2C9BC0" w:rsidR="002E3237" w:rsidRDefault="002E3237">
          <w:pPr>
            <w:pStyle w:val="TOC2"/>
            <w:tabs>
              <w:tab w:val="right" w:leader="dot" w:pos="8738"/>
            </w:tabs>
            <w:rPr>
              <w:rFonts w:asciiTheme="minorHAnsi" w:eastAsiaTheme="minorEastAsia" w:hAnsiTheme="minorHAnsi" w:cstheme="minorBidi"/>
              <w:b w:val="0"/>
              <w:bCs w:val="0"/>
              <w:noProof/>
              <w:kern w:val="2"/>
              <w:sz w:val="24"/>
              <w:szCs w:val="24"/>
              <w:lang w:val="en-ID"/>
              <w14:ligatures w14:val="standardContextual"/>
            </w:rPr>
          </w:pPr>
          <w:hyperlink w:anchor="_Toc242453076" w:history="1">
            <w:r w:rsidRPr="00AA0579">
              <w:rPr>
                <w:rStyle w:val="Hyperlink"/>
                <w:noProof/>
              </w:rPr>
              <w:t>3.1 Bahan</w:t>
            </w:r>
            <w:r>
              <w:rPr>
                <w:noProof/>
                <w:webHidden/>
              </w:rPr>
              <w:tab/>
            </w:r>
            <w:r>
              <w:rPr>
                <w:noProof/>
                <w:webHidden/>
              </w:rPr>
              <w:fldChar w:fldCharType="begin"/>
            </w:r>
            <w:r>
              <w:rPr>
                <w:noProof/>
                <w:webHidden/>
              </w:rPr>
              <w:instrText xml:space="preserve"> PAGEREF _Toc242453076 \h </w:instrText>
            </w:r>
            <w:r>
              <w:rPr>
                <w:noProof/>
                <w:webHidden/>
              </w:rPr>
            </w:r>
            <w:r>
              <w:rPr>
                <w:noProof/>
                <w:webHidden/>
              </w:rPr>
              <w:fldChar w:fldCharType="separate"/>
            </w:r>
            <w:r>
              <w:rPr>
                <w:noProof/>
                <w:webHidden/>
              </w:rPr>
              <w:t>7</w:t>
            </w:r>
            <w:r>
              <w:rPr>
                <w:noProof/>
                <w:webHidden/>
              </w:rPr>
              <w:fldChar w:fldCharType="end"/>
            </w:r>
          </w:hyperlink>
        </w:p>
        <w:p w14:paraId="63313261" w14:textId="435A8D33" w:rsidR="002E3237" w:rsidRDefault="002E3237">
          <w:pPr>
            <w:pStyle w:val="TOC2"/>
            <w:tabs>
              <w:tab w:val="right" w:leader="dot" w:pos="8738"/>
            </w:tabs>
            <w:rPr>
              <w:rFonts w:asciiTheme="minorHAnsi" w:eastAsiaTheme="minorEastAsia" w:hAnsiTheme="minorHAnsi" w:cstheme="minorBidi"/>
              <w:b w:val="0"/>
              <w:bCs w:val="0"/>
              <w:noProof/>
              <w:kern w:val="2"/>
              <w:sz w:val="24"/>
              <w:szCs w:val="24"/>
              <w:lang w:val="en-ID"/>
              <w14:ligatures w14:val="standardContextual"/>
            </w:rPr>
          </w:pPr>
          <w:hyperlink w:anchor="_Toc242453077" w:history="1">
            <w:r w:rsidRPr="00AA0579">
              <w:rPr>
                <w:rStyle w:val="Hyperlink"/>
                <w:noProof/>
              </w:rPr>
              <w:t>3.2 Alat</w:t>
            </w:r>
            <w:r>
              <w:rPr>
                <w:noProof/>
                <w:webHidden/>
              </w:rPr>
              <w:tab/>
            </w:r>
            <w:r>
              <w:rPr>
                <w:noProof/>
                <w:webHidden/>
              </w:rPr>
              <w:fldChar w:fldCharType="begin"/>
            </w:r>
            <w:r>
              <w:rPr>
                <w:noProof/>
                <w:webHidden/>
              </w:rPr>
              <w:instrText xml:space="preserve"> PAGEREF _Toc242453077 \h </w:instrText>
            </w:r>
            <w:r>
              <w:rPr>
                <w:noProof/>
                <w:webHidden/>
              </w:rPr>
            </w:r>
            <w:r>
              <w:rPr>
                <w:noProof/>
                <w:webHidden/>
              </w:rPr>
              <w:fldChar w:fldCharType="separate"/>
            </w:r>
            <w:r>
              <w:rPr>
                <w:noProof/>
                <w:webHidden/>
              </w:rPr>
              <w:t>8</w:t>
            </w:r>
            <w:r>
              <w:rPr>
                <w:noProof/>
                <w:webHidden/>
              </w:rPr>
              <w:fldChar w:fldCharType="end"/>
            </w:r>
          </w:hyperlink>
        </w:p>
        <w:p w14:paraId="7166B011" w14:textId="6B9D80E1" w:rsidR="002E3237" w:rsidRDefault="002E3237">
          <w:pPr>
            <w:pStyle w:val="TOC2"/>
            <w:tabs>
              <w:tab w:val="right" w:leader="dot" w:pos="8738"/>
            </w:tabs>
            <w:rPr>
              <w:rFonts w:asciiTheme="minorHAnsi" w:eastAsiaTheme="minorEastAsia" w:hAnsiTheme="minorHAnsi" w:cstheme="minorBidi"/>
              <w:b w:val="0"/>
              <w:bCs w:val="0"/>
              <w:noProof/>
              <w:kern w:val="2"/>
              <w:sz w:val="24"/>
              <w:szCs w:val="24"/>
              <w:lang w:val="en-ID"/>
              <w14:ligatures w14:val="standardContextual"/>
            </w:rPr>
          </w:pPr>
          <w:hyperlink w:anchor="_Toc242453078" w:history="1">
            <w:r w:rsidRPr="00AA0579">
              <w:rPr>
                <w:rStyle w:val="Hyperlink"/>
                <w:noProof/>
              </w:rPr>
              <w:t>3.3 Analisis Kebutuhan</w:t>
            </w:r>
            <w:r>
              <w:rPr>
                <w:noProof/>
                <w:webHidden/>
              </w:rPr>
              <w:tab/>
            </w:r>
            <w:r>
              <w:rPr>
                <w:noProof/>
                <w:webHidden/>
              </w:rPr>
              <w:fldChar w:fldCharType="begin"/>
            </w:r>
            <w:r>
              <w:rPr>
                <w:noProof/>
                <w:webHidden/>
              </w:rPr>
              <w:instrText xml:space="preserve"> PAGEREF _Toc242453078 \h </w:instrText>
            </w:r>
            <w:r>
              <w:rPr>
                <w:noProof/>
                <w:webHidden/>
              </w:rPr>
            </w:r>
            <w:r>
              <w:rPr>
                <w:noProof/>
                <w:webHidden/>
              </w:rPr>
              <w:fldChar w:fldCharType="separate"/>
            </w:r>
            <w:r>
              <w:rPr>
                <w:noProof/>
                <w:webHidden/>
              </w:rPr>
              <w:t>9</w:t>
            </w:r>
            <w:r>
              <w:rPr>
                <w:noProof/>
                <w:webHidden/>
              </w:rPr>
              <w:fldChar w:fldCharType="end"/>
            </w:r>
          </w:hyperlink>
        </w:p>
        <w:p w14:paraId="0B7D6D8C" w14:textId="2CE7F37B" w:rsidR="002E3237" w:rsidRDefault="002E3237">
          <w:pPr>
            <w:pStyle w:val="TOC2"/>
            <w:tabs>
              <w:tab w:val="right" w:leader="dot" w:pos="8738"/>
            </w:tabs>
            <w:rPr>
              <w:rFonts w:asciiTheme="minorHAnsi" w:eastAsiaTheme="minorEastAsia" w:hAnsiTheme="minorHAnsi" w:cstheme="minorBidi"/>
              <w:b w:val="0"/>
              <w:bCs w:val="0"/>
              <w:noProof/>
              <w:kern w:val="2"/>
              <w:sz w:val="24"/>
              <w:szCs w:val="24"/>
              <w:lang w:val="en-ID"/>
              <w14:ligatures w14:val="standardContextual"/>
            </w:rPr>
          </w:pPr>
          <w:hyperlink w:anchor="_Toc242453079" w:history="1">
            <w:r w:rsidRPr="00AA0579">
              <w:rPr>
                <w:rStyle w:val="Hyperlink"/>
                <w:noProof/>
              </w:rPr>
              <w:t>3.4 Pemodelan</w:t>
            </w:r>
            <w:r>
              <w:rPr>
                <w:noProof/>
                <w:webHidden/>
              </w:rPr>
              <w:tab/>
            </w:r>
            <w:r>
              <w:rPr>
                <w:noProof/>
                <w:webHidden/>
              </w:rPr>
              <w:fldChar w:fldCharType="begin"/>
            </w:r>
            <w:r>
              <w:rPr>
                <w:noProof/>
                <w:webHidden/>
              </w:rPr>
              <w:instrText xml:space="preserve"> PAGEREF _Toc242453079 \h </w:instrText>
            </w:r>
            <w:r>
              <w:rPr>
                <w:noProof/>
                <w:webHidden/>
              </w:rPr>
            </w:r>
            <w:r>
              <w:rPr>
                <w:noProof/>
                <w:webHidden/>
              </w:rPr>
              <w:fldChar w:fldCharType="separate"/>
            </w:r>
            <w:r>
              <w:rPr>
                <w:noProof/>
                <w:webHidden/>
              </w:rPr>
              <w:t>10</w:t>
            </w:r>
            <w:r>
              <w:rPr>
                <w:noProof/>
                <w:webHidden/>
              </w:rPr>
              <w:fldChar w:fldCharType="end"/>
            </w:r>
          </w:hyperlink>
        </w:p>
        <w:p w14:paraId="65E04097" w14:textId="636BAA9F"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80" w:history="1">
            <w:r w:rsidRPr="00AA0579">
              <w:rPr>
                <w:rStyle w:val="Hyperlink"/>
                <w:noProof/>
              </w:rPr>
              <w:t>3.4.1 Use Case Diagram</w:t>
            </w:r>
            <w:r>
              <w:rPr>
                <w:noProof/>
                <w:webHidden/>
              </w:rPr>
              <w:tab/>
            </w:r>
            <w:r>
              <w:rPr>
                <w:noProof/>
                <w:webHidden/>
              </w:rPr>
              <w:fldChar w:fldCharType="begin"/>
            </w:r>
            <w:r>
              <w:rPr>
                <w:noProof/>
                <w:webHidden/>
              </w:rPr>
              <w:instrText xml:space="preserve"> PAGEREF _Toc242453080 \h </w:instrText>
            </w:r>
            <w:r>
              <w:rPr>
                <w:noProof/>
                <w:webHidden/>
              </w:rPr>
            </w:r>
            <w:r>
              <w:rPr>
                <w:noProof/>
                <w:webHidden/>
              </w:rPr>
              <w:fldChar w:fldCharType="separate"/>
            </w:r>
            <w:r>
              <w:rPr>
                <w:noProof/>
                <w:webHidden/>
              </w:rPr>
              <w:t>10</w:t>
            </w:r>
            <w:r>
              <w:rPr>
                <w:noProof/>
                <w:webHidden/>
              </w:rPr>
              <w:fldChar w:fldCharType="end"/>
            </w:r>
          </w:hyperlink>
        </w:p>
        <w:p w14:paraId="671ACB8D" w14:textId="50735BF6"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81" w:history="1">
            <w:r w:rsidRPr="00AA0579">
              <w:rPr>
                <w:rStyle w:val="Hyperlink"/>
                <w:noProof/>
              </w:rPr>
              <w:t>3.4.2 Use Case Description</w:t>
            </w:r>
            <w:r>
              <w:rPr>
                <w:noProof/>
                <w:webHidden/>
              </w:rPr>
              <w:tab/>
            </w:r>
            <w:r>
              <w:rPr>
                <w:noProof/>
                <w:webHidden/>
              </w:rPr>
              <w:fldChar w:fldCharType="begin"/>
            </w:r>
            <w:r>
              <w:rPr>
                <w:noProof/>
                <w:webHidden/>
              </w:rPr>
              <w:instrText xml:space="preserve"> PAGEREF _Toc242453081 \h </w:instrText>
            </w:r>
            <w:r>
              <w:rPr>
                <w:noProof/>
                <w:webHidden/>
              </w:rPr>
            </w:r>
            <w:r>
              <w:rPr>
                <w:noProof/>
                <w:webHidden/>
              </w:rPr>
              <w:fldChar w:fldCharType="separate"/>
            </w:r>
            <w:r>
              <w:rPr>
                <w:noProof/>
                <w:webHidden/>
              </w:rPr>
              <w:t>11</w:t>
            </w:r>
            <w:r>
              <w:rPr>
                <w:noProof/>
                <w:webHidden/>
              </w:rPr>
              <w:fldChar w:fldCharType="end"/>
            </w:r>
          </w:hyperlink>
        </w:p>
        <w:p w14:paraId="09FFD33E" w14:textId="1A8DA8B5"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82" w:history="1">
            <w:r w:rsidRPr="00AA0579">
              <w:rPr>
                <w:rStyle w:val="Hyperlink"/>
                <w:noProof/>
              </w:rPr>
              <w:t>3.4.3 Sequence Diagram</w:t>
            </w:r>
            <w:r>
              <w:rPr>
                <w:noProof/>
                <w:webHidden/>
              </w:rPr>
              <w:tab/>
            </w:r>
            <w:r>
              <w:rPr>
                <w:noProof/>
                <w:webHidden/>
              </w:rPr>
              <w:fldChar w:fldCharType="begin"/>
            </w:r>
            <w:r>
              <w:rPr>
                <w:noProof/>
                <w:webHidden/>
              </w:rPr>
              <w:instrText xml:space="preserve"> PAGEREF _Toc242453082 \h </w:instrText>
            </w:r>
            <w:r>
              <w:rPr>
                <w:noProof/>
                <w:webHidden/>
              </w:rPr>
            </w:r>
            <w:r>
              <w:rPr>
                <w:noProof/>
                <w:webHidden/>
              </w:rPr>
              <w:fldChar w:fldCharType="separate"/>
            </w:r>
            <w:r>
              <w:rPr>
                <w:noProof/>
                <w:webHidden/>
              </w:rPr>
              <w:t>18</w:t>
            </w:r>
            <w:r>
              <w:rPr>
                <w:noProof/>
                <w:webHidden/>
              </w:rPr>
              <w:fldChar w:fldCharType="end"/>
            </w:r>
          </w:hyperlink>
        </w:p>
        <w:p w14:paraId="36579E08" w14:textId="2B78D191"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83" w:history="1">
            <w:r w:rsidRPr="00AA0579">
              <w:rPr>
                <w:rStyle w:val="Hyperlink"/>
                <w:noProof/>
              </w:rPr>
              <w:t>3.4.4 Class Diagram</w:t>
            </w:r>
            <w:r>
              <w:rPr>
                <w:noProof/>
                <w:webHidden/>
              </w:rPr>
              <w:tab/>
            </w:r>
            <w:r>
              <w:rPr>
                <w:noProof/>
                <w:webHidden/>
              </w:rPr>
              <w:fldChar w:fldCharType="begin"/>
            </w:r>
            <w:r>
              <w:rPr>
                <w:noProof/>
                <w:webHidden/>
              </w:rPr>
              <w:instrText xml:space="preserve"> PAGEREF _Toc242453083 \h </w:instrText>
            </w:r>
            <w:r>
              <w:rPr>
                <w:noProof/>
                <w:webHidden/>
              </w:rPr>
            </w:r>
            <w:r>
              <w:rPr>
                <w:noProof/>
                <w:webHidden/>
              </w:rPr>
              <w:fldChar w:fldCharType="separate"/>
            </w:r>
            <w:r>
              <w:rPr>
                <w:noProof/>
                <w:webHidden/>
              </w:rPr>
              <w:t>23</w:t>
            </w:r>
            <w:r>
              <w:rPr>
                <w:noProof/>
                <w:webHidden/>
              </w:rPr>
              <w:fldChar w:fldCharType="end"/>
            </w:r>
          </w:hyperlink>
        </w:p>
        <w:p w14:paraId="5A566EB3" w14:textId="5BAEF82D" w:rsidR="002E3237" w:rsidRDefault="002E3237">
          <w:pPr>
            <w:pStyle w:val="TOC3"/>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84" w:history="1">
            <w:r w:rsidRPr="00AA0579">
              <w:rPr>
                <w:rStyle w:val="Hyperlink"/>
                <w:noProof/>
              </w:rPr>
              <w:t>3.4.5 Activity Diagram</w:t>
            </w:r>
            <w:r>
              <w:rPr>
                <w:noProof/>
                <w:webHidden/>
              </w:rPr>
              <w:tab/>
            </w:r>
            <w:r>
              <w:rPr>
                <w:noProof/>
                <w:webHidden/>
              </w:rPr>
              <w:fldChar w:fldCharType="begin"/>
            </w:r>
            <w:r>
              <w:rPr>
                <w:noProof/>
                <w:webHidden/>
              </w:rPr>
              <w:instrText xml:space="preserve"> PAGEREF _Toc242453084 \h </w:instrText>
            </w:r>
            <w:r>
              <w:rPr>
                <w:noProof/>
                <w:webHidden/>
              </w:rPr>
            </w:r>
            <w:r>
              <w:rPr>
                <w:noProof/>
                <w:webHidden/>
              </w:rPr>
              <w:fldChar w:fldCharType="separate"/>
            </w:r>
            <w:r>
              <w:rPr>
                <w:noProof/>
                <w:webHidden/>
              </w:rPr>
              <w:t>24</w:t>
            </w:r>
            <w:r>
              <w:rPr>
                <w:noProof/>
                <w:webHidden/>
              </w:rPr>
              <w:fldChar w:fldCharType="end"/>
            </w:r>
          </w:hyperlink>
        </w:p>
        <w:p w14:paraId="40E1A20B" w14:textId="0CD320C0" w:rsidR="002E3237" w:rsidRDefault="002E3237">
          <w:pPr>
            <w:pStyle w:val="TOC2"/>
            <w:tabs>
              <w:tab w:val="right" w:leader="dot" w:pos="8738"/>
            </w:tabs>
            <w:rPr>
              <w:rFonts w:asciiTheme="minorHAnsi" w:eastAsiaTheme="minorEastAsia" w:hAnsiTheme="minorHAnsi" w:cstheme="minorBidi"/>
              <w:b w:val="0"/>
              <w:bCs w:val="0"/>
              <w:noProof/>
              <w:kern w:val="2"/>
              <w:sz w:val="24"/>
              <w:szCs w:val="24"/>
              <w:lang w:val="en-ID"/>
              <w14:ligatures w14:val="standardContextual"/>
            </w:rPr>
          </w:pPr>
          <w:hyperlink w:anchor="_Toc242453085" w:history="1">
            <w:r w:rsidRPr="00AA0579">
              <w:rPr>
                <w:rStyle w:val="Hyperlink"/>
                <w:noProof/>
              </w:rPr>
              <w:t>3.5 Mockup Aplikasi</w:t>
            </w:r>
            <w:r>
              <w:rPr>
                <w:noProof/>
                <w:webHidden/>
              </w:rPr>
              <w:tab/>
            </w:r>
            <w:r>
              <w:rPr>
                <w:noProof/>
                <w:webHidden/>
              </w:rPr>
              <w:fldChar w:fldCharType="begin"/>
            </w:r>
            <w:r>
              <w:rPr>
                <w:noProof/>
                <w:webHidden/>
              </w:rPr>
              <w:instrText xml:space="preserve"> PAGEREF _Toc242453085 \h </w:instrText>
            </w:r>
            <w:r>
              <w:rPr>
                <w:noProof/>
                <w:webHidden/>
              </w:rPr>
            </w:r>
            <w:r>
              <w:rPr>
                <w:noProof/>
                <w:webHidden/>
              </w:rPr>
              <w:fldChar w:fldCharType="separate"/>
            </w:r>
            <w:r>
              <w:rPr>
                <w:noProof/>
                <w:webHidden/>
              </w:rPr>
              <w:t>36</w:t>
            </w:r>
            <w:r>
              <w:rPr>
                <w:noProof/>
                <w:webHidden/>
              </w:rPr>
              <w:fldChar w:fldCharType="end"/>
            </w:r>
          </w:hyperlink>
        </w:p>
        <w:p w14:paraId="2B1251BF" w14:textId="6FF9A954" w:rsidR="002E3237" w:rsidRDefault="002E3237">
          <w:pPr>
            <w:pStyle w:val="TOC2"/>
            <w:tabs>
              <w:tab w:val="right" w:leader="dot" w:pos="8738"/>
            </w:tabs>
            <w:rPr>
              <w:rFonts w:asciiTheme="minorHAnsi" w:eastAsiaTheme="minorEastAsia" w:hAnsiTheme="minorHAnsi" w:cstheme="minorBidi"/>
              <w:b w:val="0"/>
              <w:bCs w:val="0"/>
              <w:noProof/>
              <w:kern w:val="2"/>
              <w:sz w:val="24"/>
              <w:szCs w:val="24"/>
              <w:lang w:val="en-ID"/>
              <w14:ligatures w14:val="standardContextual"/>
            </w:rPr>
          </w:pPr>
          <w:hyperlink w:anchor="_Toc242453086" w:history="1">
            <w:r w:rsidRPr="00AA0579">
              <w:rPr>
                <w:rStyle w:val="Hyperlink"/>
                <w:noProof/>
              </w:rPr>
              <w:t>3.6 System Development Life Cycle</w:t>
            </w:r>
            <w:r>
              <w:rPr>
                <w:noProof/>
                <w:webHidden/>
              </w:rPr>
              <w:tab/>
            </w:r>
            <w:r>
              <w:rPr>
                <w:noProof/>
                <w:webHidden/>
              </w:rPr>
              <w:fldChar w:fldCharType="begin"/>
            </w:r>
            <w:r>
              <w:rPr>
                <w:noProof/>
                <w:webHidden/>
              </w:rPr>
              <w:instrText xml:space="preserve"> PAGEREF _Toc242453086 \h </w:instrText>
            </w:r>
            <w:r>
              <w:rPr>
                <w:noProof/>
                <w:webHidden/>
              </w:rPr>
            </w:r>
            <w:r>
              <w:rPr>
                <w:noProof/>
                <w:webHidden/>
              </w:rPr>
              <w:fldChar w:fldCharType="separate"/>
            </w:r>
            <w:r>
              <w:rPr>
                <w:noProof/>
                <w:webHidden/>
              </w:rPr>
              <w:t>42</w:t>
            </w:r>
            <w:r>
              <w:rPr>
                <w:noProof/>
                <w:webHidden/>
              </w:rPr>
              <w:fldChar w:fldCharType="end"/>
            </w:r>
          </w:hyperlink>
        </w:p>
        <w:p w14:paraId="78D6C661" w14:textId="11326E3C" w:rsidR="002E3237" w:rsidRDefault="002E3237">
          <w:pPr>
            <w:pStyle w:val="TOC1"/>
            <w:tabs>
              <w:tab w:val="right" w:leader="dot" w:pos="8738"/>
            </w:tabs>
            <w:rPr>
              <w:rFonts w:asciiTheme="minorHAnsi" w:eastAsiaTheme="minorEastAsia" w:hAnsiTheme="minorHAnsi" w:cstheme="minorBidi"/>
              <w:b w:val="0"/>
              <w:bCs w:val="0"/>
              <w:noProof/>
              <w:kern w:val="2"/>
              <w:lang w:val="en-ID"/>
              <w14:ligatures w14:val="standardContextual"/>
            </w:rPr>
          </w:pPr>
          <w:hyperlink w:anchor="_Toc242453087" w:history="1">
            <w:r w:rsidRPr="00AA0579">
              <w:rPr>
                <w:rStyle w:val="Hyperlink"/>
                <w:noProof/>
              </w:rPr>
              <w:t>DAFTAR PUSTAKA</w:t>
            </w:r>
            <w:r>
              <w:rPr>
                <w:noProof/>
                <w:webHidden/>
              </w:rPr>
              <w:tab/>
            </w:r>
            <w:r>
              <w:rPr>
                <w:noProof/>
                <w:webHidden/>
              </w:rPr>
              <w:fldChar w:fldCharType="begin"/>
            </w:r>
            <w:r>
              <w:rPr>
                <w:noProof/>
                <w:webHidden/>
              </w:rPr>
              <w:instrText xml:space="preserve"> PAGEREF _Toc242453087 \h </w:instrText>
            </w:r>
            <w:r>
              <w:rPr>
                <w:noProof/>
                <w:webHidden/>
              </w:rPr>
            </w:r>
            <w:r>
              <w:rPr>
                <w:noProof/>
                <w:webHidden/>
              </w:rPr>
              <w:fldChar w:fldCharType="separate"/>
            </w:r>
            <w:r>
              <w:rPr>
                <w:noProof/>
                <w:webHidden/>
              </w:rPr>
              <w:t>44</w:t>
            </w:r>
            <w:r>
              <w:rPr>
                <w:noProof/>
                <w:webHidden/>
              </w:rPr>
              <w:fldChar w:fldCharType="end"/>
            </w:r>
          </w:hyperlink>
        </w:p>
        <w:p w14:paraId="15330551" w14:textId="628567B4" w:rsidR="0050496F" w:rsidRDefault="0050496F">
          <w:r>
            <w:rPr>
              <w:b/>
              <w:bCs/>
              <w:noProof/>
            </w:rPr>
            <w:fldChar w:fldCharType="end"/>
          </w:r>
        </w:p>
      </w:sdtContent>
    </w:sdt>
    <w:p w14:paraId="615FA4D4" w14:textId="77777777" w:rsidR="00DA7AD2" w:rsidRDefault="00474115">
      <w:pPr>
        <w:pStyle w:val="Heading1"/>
        <w:pageBreakBefore/>
        <w:spacing w:after="360"/>
      </w:pPr>
      <w:bookmarkStart w:id="30" w:name="_Toc242453058"/>
      <w:r>
        <w:lastRenderedPageBreak/>
        <w:t>DAFTAR TABEL</w:t>
      </w:r>
      <w:bookmarkEnd w:id="30"/>
    </w:p>
    <w:p w14:paraId="3F432911" w14:textId="3321F1B5" w:rsidR="002E3237" w:rsidRDefault="00474115">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\h \z \c "Tabel" </w:instrText>
      </w:r>
      <w:r>
        <w:fldChar w:fldCharType="separate"/>
      </w:r>
      <w:hyperlink w:anchor="_Toc242453088" w:history="1">
        <w:r w:rsidR="002E3237" w:rsidRPr="00313CD2">
          <w:rPr>
            <w:rStyle w:val="Hyperlink"/>
            <w:noProof/>
          </w:rPr>
          <w:t>Tabel 3.1 Profil Mitra</w:t>
        </w:r>
        <w:r w:rsidR="002E3237">
          <w:rPr>
            <w:noProof/>
            <w:webHidden/>
          </w:rPr>
          <w:tab/>
        </w:r>
        <w:r w:rsidR="002E3237">
          <w:rPr>
            <w:noProof/>
            <w:webHidden/>
          </w:rPr>
          <w:fldChar w:fldCharType="begin"/>
        </w:r>
        <w:r w:rsidR="002E3237">
          <w:rPr>
            <w:noProof/>
            <w:webHidden/>
          </w:rPr>
          <w:instrText xml:space="preserve"> PAGEREF _Toc242453088 \h </w:instrText>
        </w:r>
        <w:r w:rsidR="002E3237">
          <w:rPr>
            <w:noProof/>
            <w:webHidden/>
          </w:rPr>
        </w:r>
        <w:r w:rsidR="002E3237">
          <w:rPr>
            <w:noProof/>
            <w:webHidden/>
          </w:rPr>
          <w:fldChar w:fldCharType="separate"/>
        </w:r>
        <w:r w:rsidR="002E3237">
          <w:rPr>
            <w:noProof/>
            <w:webHidden/>
          </w:rPr>
          <w:t>7</w:t>
        </w:r>
        <w:r w:rsidR="002E3237">
          <w:rPr>
            <w:noProof/>
            <w:webHidden/>
          </w:rPr>
          <w:fldChar w:fldCharType="end"/>
        </w:r>
      </w:hyperlink>
    </w:p>
    <w:p w14:paraId="0E8B5343" w14:textId="673B948A"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89" w:history="1">
        <w:r w:rsidRPr="00313CD2">
          <w:rPr>
            <w:rStyle w:val="Hyperlink"/>
            <w:noProof/>
          </w:rPr>
          <w:t>Tabel 3.2 Data yang Diolah Sistem</w:t>
        </w:r>
        <w:r>
          <w:rPr>
            <w:noProof/>
            <w:webHidden/>
          </w:rPr>
          <w:tab/>
        </w:r>
        <w:r>
          <w:rPr>
            <w:noProof/>
            <w:webHidden/>
          </w:rPr>
          <w:fldChar w:fldCharType="begin"/>
        </w:r>
        <w:r>
          <w:rPr>
            <w:noProof/>
            <w:webHidden/>
          </w:rPr>
          <w:instrText xml:space="preserve"> PAGEREF _Toc242453089 \h </w:instrText>
        </w:r>
        <w:r>
          <w:rPr>
            <w:noProof/>
            <w:webHidden/>
          </w:rPr>
        </w:r>
        <w:r>
          <w:rPr>
            <w:noProof/>
            <w:webHidden/>
          </w:rPr>
          <w:fldChar w:fldCharType="separate"/>
        </w:r>
        <w:r>
          <w:rPr>
            <w:noProof/>
            <w:webHidden/>
          </w:rPr>
          <w:t>7</w:t>
        </w:r>
        <w:r>
          <w:rPr>
            <w:noProof/>
            <w:webHidden/>
          </w:rPr>
          <w:fldChar w:fldCharType="end"/>
        </w:r>
      </w:hyperlink>
    </w:p>
    <w:p w14:paraId="1205DBE7" w14:textId="6BAE04FD"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90" w:history="1">
        <w:r w:rsidRPr="00313CD2">
          <w:rPr>
            <w:rStyle w:val="Hyperlink"/>
            <w:noProof/>
          </w:rPr>
          <w:t>Tabel 3.3 Komponen Kecerdasan Artifisial dan Cara Pengujiannya</w:t>
        </w:r>
        <w:r>
          <w:rPr>
            <w:noProof/>
            <w:webHidden/>
          </w:rPr>
          <w:tab/>
        </w:r>
        <w:r>
          <w:rPr>
            <w:noProof/>
            <w:webHidden/>
          </w:rPr>
          <w:fldChar w:fldCharType="begin"/>
        </w:r>
        <w:r>
          <w:rPr>
            <w:noProof/>
            <w:webHidden/>
          </w:rPr>
          <w:instrText xml:space="preserve"> PAGEREF _Toc242453090 \h </w:instrText>
        </w:r>
        <w:r>
          <w:rPr>
            <w:noProof/>
            <w:webHidden/>
          </w:rPr>
        </w:r>
        <w:r>
          <w:rPr>
            <w:noProof/>
            <w:webHidden/>
          </w:rPr>
          <w:fldChar w:fldCharType="separate"/>
        </w:r>
        <w:r>
          <w:rPr>
            <w:noProof/>
            <w:webHidden/>
          </w:rPr>
          <w:t>8</w:t>
        </w:r>
        <w:r>
          <w:rPr>
            <w:noProof/>
            <w:webHidden/>
          </w:rPr>
          <w:fldChar w:fldCharType="end"/>
        </w:r>
      </w:hyperlink>
    </w:p>
    <w:p w14:paraId="05D1E6FE" w14:textId="0C1ACDB3"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91" w:history="1">
        <w:r w:rsidRPr="00313CD2">
          <w:rPr>
            <w:rStyle w:val="Hyperlink"/>
            <w:noProof/>
          </w:rPr>
          <w:t>Tabel 3.4 Perangkat Keras</w:t>
        </w:r>
        <w:r>
          <w:rPr>
            <w:noProof/>
            <w:webHidden/>
          </w:rPr>
          <w:tab/>
        </w:r>
        <w:r>
          <w:rPr>
            <w:noProof/>
            <w:webHidden/>
          </w:rPr>
          <w:fldChar w:fldCharType="begin"/>
        </w:r>
        <w:r>
          <w:rPr>
            <w:noProof/>
            <w:webHidden/>
          </w:rPr>
          <w:instrText xml:space="preserve"> PAGEREF _Toc242453091 \h </w:instrText>
        </w:r>
        <w:r>
          <w:rPr>
            <w:noProof/>
            <w:webHidden/>
          </w:rPr>
        </w:r>
        <w:r>
          <w:rPr>
            <w:noProof/>
            <w:webHidden/>
          </w:rPr>
          <w:fldChar w:fldCharType="separate"/>
        </w:r>
        <w:r>
          <w:rPr>
            <w:noProof/>
            <w:webHidden/>
          </w:rPr>
          <w:t>8</w:t>
        </w:r>
        <w:r>
          <w:rPr>
            <w:noProof/>
            <w:webHidden/>
          </w:rPr>
          <w:fldChar w:fldCharType="end"/>
        </w:r>
      </w:hyperlink>
    </w:p>
    <w:p w14:paraId="609748FB" w14:textId="13E3681E"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92" w:history="1">
        <w:r w:rsidRPr="00313CD2">
          <w:rPr>
            <w:rStyle w:val="Hyperlink"/>
            <w:noProof/>
          </w:rPr>
          <w:t>Tabel 3.5 Perangkat Lunak</w:t>
        </w:r>
        <w:r>
          <w:rPr>
            <w:noProof/>
            <w:webHidden/>
          </w:rPr>
          <w:tab/>
        </w:r>
        <w:r>
          <w:rPr>
            <w:noProof/>
            <w:webHidden/>
          </w:rPr>
          <w:fldChar w:fldCharType="begin"/>
        </w:r>
        <w:r>
          <w:rPr>
            <w:noProof/>
            <w:webHidden/>
          </w:rPr>
          <w:instrText xml:space="preserve"> PAGEREF _Toc242453092 \h </w:instrText>
        </w:r>
        <w:r>
          <w:rPr>
            <w:noProof/>
            <w:webHidden/>
          </w:rPr>
        </w:r>
        <w:r>
          <w:rPr>
            <w:noProof/>
            <w:webHidden/>
          </w:rPr>
          <w:fldChar w:fldCharType="separate"/>
        </w:r>
        <w:r>
          <w:rPr>
            <w:noProof/>
            <w:webHidden/>
          </w:rPr>
          <w:t>9</w:t>
        </w:r>
        <w:r>
          <w:rPr>
            <w:noProof/>
            <w:webHidden/>
          </w:rPr>
          <w:fldChar w:fldCharType="end"/>
        </w:r>
      </w:hyperlink>
    </w:p>
    <w:p w14:paraId="26D7B38E" w14:textId="16015339"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93" w:history="1">
        <w:r w:rsidRPr="00313CD2">
          <w:rPr>
            <w:rStyle w:val="Hyperlink"/>
            <w:noProof/>
          </w:rPr>
          <w:t>Tabel 3.6 Aktor Sistem</w:t>
        </w:r>
        <w:r>
          <w:rPr>
            <w:noProof/>
            <w:webHidden/>
          </w:rPr>
          <w:tab/>
        </w:r>
        <w:r>
          <w:rPr>
            <w:noProof/>
            <w:webHidden/>
          </w:rPr>
          <w:fldChar w:fldCharType="begin"/>
        </w:r>
        <w:r>
          <w:rPr>
            <w:noProof/>
            <w:webHidden/>
          </w:rPr>
          <w:instrText xml:space="preserve"> PAGEREF _Toc242453093 \h </w:instrText>
        </w:r>
        <w:r>
          <w:rPr>
            <w:noProof/>
            <w:webHidden/>
          </w:rPr>
        </w:r>
        <w:r>
          <w:rPr>
            <w:noProof/>
            <w:webHidden/>
          </w:rPr>
          <w:fldChar w:fldCharType="separate"/>
        </w:r>
        <w:r>
          <w:rPr>
            <w:noProof/>
            <w:webHidden/>
          </w:rPr>
          <w:t>9</w:t>
        </w:r>
        <w:r>
          <w:rPr>
            <w:noProof/>
            <w:webHidden/>
          </w:rPr>
          <w:fldChar w:fldCharType="end"/>
        </w:r>
      </w:hyperlink>
    </w:p>
    <w:p w14:paraId="3C10176B" w14:textId="4A476B9B"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94" w:history="1">
        <w:r w:rsidRPr="00313CD2">
          <w:rPr>
            <w:rStyle w:val="Hyperlink"/>
            <w:noProof/>
          </w:rPr>
          <w:t>Tabel 3.7 Kebutuhan Fungsional</w:t>
        </w:r>
        <w:r>
          <w:rPr>
            <w:noProof/>
            <w:webHidden/>
          </w:rPr>
          <w:tab/>
        </w:r>
        <w:r>
          <w:rPr>
            <w:noProof/>
            <w:webHidden/>
          </w:rPr>
          <w:fldChar w:fldCharType="begin"/>
        </w:r>
        <w:r>
          <w:rPr>
            <w:noProof/>
            <w:webHidden/>
          </w:rPr>
          <w:instrText xml:space="preserve"> PAGEREF _Toc242453094 \h </w:instrText>
        </w:r>
        <w:r>
          <w:rPr>
            <w:noProof/>
            <w:webHidden/>
          </w:rPr>
        </w:r>
        <w:r>
          <w:rPr>
            <w:noProof/>
            <w:webHidden/>
          </w:rPr>
          <w:fldChar w:fldCharType="separate"/>
        </w:r>
        <w:r>
          <w:rPr>
            <w:noProof/>
            <w:webHidden/>
          </w:rPr>
          <w:t>9</w:t>
        </w:r>
        <w:r>
          <w:rPr>
            <w:noProof/>
            <w:webHidden/>
          </w:rPr>
          <w:fldChar w:fldCharType="end"/>
        </w:r>
      </w:hyperlink>
    </w:p>
    <w:p w14:paraId="505F2CA0" w14:textId="3115A30D"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95" w:history="1">
        <w:r w:rsidRPr="00313CD2">
          <w:rPr>
            <w:rStyle w:val="Hyperlink"/>
            <w:noProof/>
          </w:rPr>
          <w:t>Tabel 3.8 Kebutuhan Non-Fungsional</w:t>
        </w:r>
        <w:r>
          <w:rPr>
            <w:noProof/>
            <w:webHidden/>
          </w:rPr>
          <w:tab/>
        </w:r>
        <w:r>
          <w:rPr>
            <w:noProof/>
            <w:webHidden/>
          </w:rPr>
          <w:fldChar w:fldCharType="begin"/>
        </w:r>
        <w:r>
          <w:rPr>
            <w:noProof/>
            <w:webHidden/>
          </w:rPr>
          <w:instrText xml:space="preserve"> PAGEREF _Toc242453095 \h </w:instrText>
        </w:r>
        <w:r>
          <w:rPr>
            <w:noProof/>
            <w:webHidden/>
          </w:rPr>
        </w:r>
        <w:r>
          <w:rPr>
            <w:noProof/>
            <w:webHidden/>
          </w:rPr>
          <w:fldChar w:fldCharType="separate"/>
        </w:r>
        <w:r>
          <w:rPr>
            <w:noProof/>
            <w:webHidden/>
          </w:rPr>
          <w:t>10</w:t>
        </w:r>
        <w:r>
          <w:rPr>
            <w:noProof/>
            <w:webHidden/>
          </w:rPr>
          <w:fldChar w:fldCharType="end"/>
        </w:r>
      </w:hyperlink>
    </w:p>
    <w:p w14:paraId="6E3FDE46" w14:textId="3EA924D1"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96" w:history="1">
        <w:r w:rsidRPr="00313CD2">
          <w:rPr>
            <w:rStyle w:val="Hyperlink"/>
            <w:noProof/>
          </w:rPr>
          <w:t>Tabel 3.9 Use Case Description UC-01 Login</w:t>
        </w:r>
        <w:r>
          <w:rPr>
            <w:noProof/>
            <w:webHidden/>
          </w:rPr>
          <w:tab/>
        </w:r>
        <w:r>
          <w:rPr>
            <w:noProof/>
            <w:webHidden/>
          </w:rPr>
          <w:fldChar w:fldCharType="begin"/>
        </w:r>
        <w:r>
          <w:rPr>
            <w:noProof/>
            <w:webHidden/>
          </w:rPr>
          <w:instrText xml:space="preserve"> PAGEREF _Toc242453096 \h </w:instrText>
        </w:r>
        <w:r>
          <w:rPr>
            <w:noProof/>
            <w:webHidden/>
          </w:rPr>
        </w:r>
        <w:r>
          <w:rPr>
            <w:noProof/>
            <w:webHidden/>
          </w:rPr>
          <w:fldChar w:fldCharType="separate"/>
        </w:r>
        <w:r>
          <w:rPr>
            <w:noProof/>
            <w:webHidden/>
          </w:rPr>
          <w:t>11</w:t>
        </w:r>
        <w:r>
          <w:rPr>
            <w:noProof/>
            <w:webHidden/>
          </w:rPr>
          <w:fldChar w:fldCharType="end"/>
        </w:r>
      </w:hyperlink>
    </w:p>
    <w:p w14:paraId="233F0FB4" w14:textId="77664EF5"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97" w:history="1">
        <w:r w:rsidRPr="00313CD2">
          <w:rPr>
            <w:rStyle w:val="Hyperlink"/>
            <w:noProof/>
          </w:rPr>
          <w:t>Tabel 3.10 Use Case Description UC-02 Mengirim Pesan WhatsApp</w:t>
        </w:r>
        <w:r>
          <w:rPr>
            <w:noProof/>
            <w:webHidden/>
          </w:rPr>
          <w:tab/>
        </w:r>
        <w:r>
          <w:rPr>
            <w:noProof/>
            <w:webHidden/>
          </w:rPr>
          <w:fldChar w:fldCharType="begin"/>
        </w:r>
        <w:r>
          <w:rPr>
            <w:noProof/>
            <w:webHidden/>
          </w:rPr>
          <w:instrText xml:space="preserve"> PAGEREF _Toc242453097 \h </w:instrText>
        </w:r>
        <w:r>
          <w:rPr>
            <w:noProof/>
            <w:webHidden/>
          </w:rPr>
        </w:r>
        <w:r>
          <w:rPr>
            <w:noProof/>
            <w:webHidden/>
          </w:rPr>
          <w:fldChar w:fldCharType="separate"/>
        </w:r>
        <w:r>
          <w:rPr>
            <w:noProof/>
            <w:webHidden/>
          </w:rPr>
          <w:t>12</w:t>
        </w:r>
        <w:r>
          <w:rPr>
            <w:noProof/>
            <w:webHidden/>
          </w:rPr>
          <w:fldChar w:fldCharType="end"/>
        </w:r>
      </w:hyperlink>
    </w:p>
    <w:p w14:paraId="454A3200" w14:textId="55AD8235"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98" w:history="1">
        <w:r w:rsidRPr="00313CD2">
          <w:rPr>
            <w:rStyle w:val="Hyperlink"/>
            <w:noProof/>
          </w:rPr>
          <w:t>Tabel 3.11 Use Case Description UC-03 Menjawab Pesan Otomatis dengan AI</w:t>
        </w:r>
        <w:r>
          <w:rPr>
            <w:noProof/>
            <w:webHidden/>
          </w:rPr>
          <w:tab/>
        </w:r>
        <w:r>
          <w:rPr>
            <w:noProof/>
            <w:webHidden/>
          </w:rPr>
          <w:fldChar w:fldCharType="begin"/>
        </w:r>
        <w:r>
          <w:rPr>
            <w:noProof/>
            <w:webHidden/>
          </w:rPr>
          <w:instrText xml:space="preserve"> PAGEREF _Toc242453098 \h </w:instrText>
        </w:r>
        <w:r>
          <w:rPr>
            <w:noProof/>
            <w:webHidden/>
          </w:rPr>
        </w:r>
        <w:r>
          <w:rPr>
            <w:noProof/>
            <w:webHidden/>
          </w:rPr>
          <w:fldChar w:fldCharType="separate"/>
        </w:r>
        <w:r>
          <w:rPr>
            <w:noProof/>
            <w:webHidden/>
          </w:rPr>
          <w:t>12</w:t>
        </w:r>
        <w:r>
          <w:rPr>
            <w:noProof/>
            <w:webHidden/>
          </w:rPr>
          <w:fldChar w:fldCharType="end"/>
        </w:r>
      </w:hyperlink>
    </w:p>
    <w:p w14:paraId="4A6CFA06" w14:textId="65D545CB"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099" w:history="1">
        <w:r w:rsidRPr="00313CD2">
          <w:rPr>
            <w:rStyle w:val="Hyperlink"/>
            <w:noProof/>
          </w:rPr>
          <w:t>Tabel 3.12 Use Case Description UC-04 Mengelola Percakapan</w:t>
        </w:r>
        <w:r>
          <w:rPr>
            <w:noProof/>
            <w:webHidden/>
          </w:rPr>
          <w:tab/>
        </w:r>
        <w:r>
          <w:rPr>
            <w:noProof/>
            <w:webHidden/>
          </w:rPr>
          <w:fldChar w:fldCharType="begin"/>
        </w:r>
        <w:r>
          <w:rPr>
            <w:noProof/>
            <w:webHidden/>
          </w:rPr>
          <w:instrText xml:space="preserve"> PAGEREF _Toc242453099 \h </w:instrText>
        </w:r>
        <w:r>
          <w:rPr>
            <w:noProof/>
            <w:webHidden/>
          </w:rPr>
        </w:r>
        <w:r>
          <w:rPr>
            <w:noProof/>
            <w:webHidden/>
          </w:rPr>
          <w:fldChar w:fldCharType="separate"/>
        </w:r>
        <w:r>
          <w:rPr>
            <w:noProof/>
            <w:webHidden/>
          </w:rPr>
          <w:t>13</w:t>
        </w:r>
        <w:r>
          <w:rPr>
            <w:noProof/>
            <w:webHidden/>
          </w:rPr>
          <w:fldChar w:fldCharType="end"/>
        </w:r>
      </w:hyperlink>
    </w:p>
    <w:p w14:paraId="51C091B8" w14:textId="49C846CD"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00" w:history="1">
        <w:r w:rsidRPr="00313CD2">
          <w:rPr>
            <w:rStyle w:val="Hyperlink"/>
            <w:noProof/>
          </w:rPr>
          <w:t>Tabel 3.13 Use Case Description UC-05 Mengelola Prospek</w:t>
        </w:r>
        <w:r>
          <w:rPr>
            <w:noProof/>
            <w:webHidden/>
          </w:rPr>
          <w:tab/>
        </w:r>
        <w:r>
          <w:rPr>
            <w:noProof/>
            <w:webHidden/>
          </w:rPr>
          <w:fldChar w:fldCharType="begin"/>
        </w:r>
        <w:r>
          <w:rPr>
            <w:noProof/>
            <w:webHidden/>
          </w:rPr>
          <w:instrText xml:space="preserve"> PAGEREF _Toc242453100 \h </w:instrText>
        </w:r>
        <w:r>
          <w:rPr>
            <w:noProof/>
            <w:webHidden/>
          </w:rPr>
        </w:r>
        <w:r>
          <w:rPr>
            <w:noProof/>
            <w:webHidden/>
          </w:rPr>
          <w:fldChar w:fldCharType="separate"/>
        </w:r>
        <w:r>
          <w:rPr>
            <w:noProof/>
            <w:webHidden/>
          </w:rPr>
          <w:t>14</w:t>
        </w:r>
        <w:r>
          <w:rPr>
            <w:noProof/>
            <w:webHidden/>
          </w:rPr>
          <w:fldChar w:fldCharType="end"/>
        </w:r>
      </w:hyperlink>
    </w:p>
    <w:p w14:paraId="63A31C01" w14:textId="76A541CC"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01" w:history="1">
        <w:r w:rsidRPr="00313CD2">
          <w:rPr>
            <w:rStyle w:val="Hyperlink"/>
            <w:noProof/>
          </w:rPr>
          <w:t>Tabel 3.14 Use Case Description UC-06 Mengelola Kontak Pelanggan</w:t>
        </w:r>
        <w:r>
          <w:rPr>
            <w:noProof/>
            <w:webHidden/>
          </w:rPr>
          <w:tab/>
        </w:r>
        <w:r>
          <w:rPr>
            <w:noProof/>
            <w:webHidden/>
          </w:rPr>
          <w:fldChar w:fldCharType="begin"/>
        </w:r>
        <w:r>
          <w:rPr>
            <w:noProof/>
            <w:webHidden/>
          </w:rPr>
          <w:instrText xml:space="preserve"> PAGEREF _Toc242453101 \h </w:instrText>
        </w:r>
        <w:r>
          <w:rPr>
            <w:noProof/>
            <w:webHidden/>
          </w:rPr>
        </w:r>
        <w:r>
          <w:rPr>
            <w:noProof/>
            <w:webHidden/>
          </w:rPr>
          <w:fldChar w:fldCharType="separate"/>
        </w:r>
        <w:r>
          <w:rPr>
            <w:noProof/>
            <w:webHidden/>
          </w:rPr>
          <w:t>14</w:t>
        </w:r>
        <w:r>
          <w:rPr>
            <w:noProof/>
            <w:webHidden/>
          </w:rPr>
          <w:fldChar w:fldCharType="end"/>
        </w:r>
      </w:hyperlink>
    </w:p>
    <w:p w14:paraId="03763C3E" w14:textId="1AC01184"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02" w:history="1">
        <w:r w:rsidRPr="00313CD2">
          <w:rPr>
            <w:rStyle w:val="Hyperlink"/>
            <w:noProof/>
          </w:rPr>
          <w:t>Tabel 3.15 Use Case Description UC-07 Melihat Dasbor Pemantauan</w:t>
        </w:r>
        <w:r>
          <w:rPr>
            <w:noProof/>
            <w:webHidden/>
          </w:rPr>
          <w:tab/>
        </w:r>
        <w:r>
          <w:rPr>
            <w:noProof/>
            <w:webHidden/>
          </w:rPr>
          <w:fldChar w:fldCharType="begin"/>
        </w:r>
        <w:r>
          <w:rPr>
            <w:noProof/>
            <w:webHidden/>
          </w:rPr>
          <w:instrText xml:space="preserve"> PAGEREF _Toc242453102 \h </w:instrText>
        </w:r>
        <w:r>
          <w:rPr>
            <w:noProof/>
            <w:webHidden/>
          </w:rPr>
        </w:r>
        <w:r>
          <w:rPr>
            <w:noProof/>
            <w:webHidden/>
          </w:rPr>
          <w:fldChar w:fldCharType="separate"/>
        </w:r>
        <w:r>
          <w:rPr>
            <w:noProof/>
            <w:webHidden/>
          </w:rPr>
          <w:t>15</w:t>
        </w:r>
        <w:r>
          <w:rPr>
            <w:noProof/>
            <w:webHidden/>
          </w:rPr>
          <w:fldChar w:fldCharType="end"/>
        </w:r>
      </w:hyperlink>
    </w:p>
    <w:p w14:paraId="69F1BCE2" w14:textId="482C8B9A"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03" w:history="1">
        <w:r w:rsidRPr="00313CD2">
          <w:rPr>
            <w:rStyle w:val="Hyperlink"/>
            <w:noProof/>
          </w:rPr>
          <w:t>Tabel 3.16 Use Case Description UC-08 Mengelola Nomor WhatsApp</w:t>
        </w:r>
        <w:r>
          <w:rPr>
            <w:noProof/>
            <w:webHidden/>
          </w:rPr>
          <w:tab/>
        </w:r>
        <w:r>
          <w:rPr>
            <w:noProof/>
            <w:webHidden/>
          </w:rPr>
          <w:fldChar w:fldCharType="begin"/>
        </w:r>
        <w:r>
          <w:rPr>
            <w:noProof/>
            <w:webHidden/>
          </w:rPr>
          <w:instrText xml:space="preserve"> PAGEREF _Toc242453103 \h </w:instrText>
        </w:r>
        <w:r>
          <w:rPr>
            <w:noProof/>
            <w:webHidden/>
          </w:rPr>
        </w:r>
        <w:r>
          <w:rPr>
            <w:noProof/>
            <w:webHidden/>
          </w:rPr>
          <w:fldChar w:fldCharType="separate"/>
        </w:r>
        <w:r>
          <w:rPr>
            <w:noProof/>
            <w:webHidden/>
          </w:rPr>
          <w:t>15</w:t>
        </w:r>
        <w:r>
          <w:rPr>
            <w:noProof/>
            <w:webHidden/>
          </w:rPr>
          <w:fldChar w:fldCharType="end"/>
        </w:r>
      </w:hyperlink>
    </w:p>
    <w:p w14:paraId="79E82A4D" w14:textId="0F6E47A7"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04" w:history="1">
        <w:r w:rsidRPr="00313CD2">
          <w:rPr>
            <w:rStyle w:val="Hyperlink"/>
            <w:noProof/>
          </w:rPr>
          <w:t>Tabel 3.17 Use Case Description UC-09 Mengelola Basis Pengetahuan</w:t>
        </w:r>
        <w:r>
          <w:rPr>
            <w:noProof/>
            <w:webHidden/>
          </w:rPr>
          <w:tab/>
        </w:r>
        <w:r>
          <w:rPr>
            <w:noProof/>
            <w:webHidden/>
          </w:rPr>
          <w:fldChar w:fldCharType="begin"/>
        </w:r>
        <w:r>
          <w:rPr>
            <w:noProof/>
            <w:webHidden/>
          </w:rPr>
          <w:instrText xml:space="preserve"> PAGEREF _Toc242453104 \h </w:instrText>
        </w:r>
        <w:r>
          <w:rPr>
            <w:noProof/>
            <w:webHidden/>
          </w:rPr>
        </w:r>
        <w:r>
          <w:rPr>
            <w:noProof/>
            <w:webHidden/>
          </w:rPr>
          <w:fldChar w:fldCharType="separate"/>
        </w:r>
        <w:r>
          <w:rPr>
            <w:noProof/>
            <w:webHidden/>
          </w:rPr>
          <w:t>16</w:t>
        </w:r>
        <w:r>
          <w:rPr>
            <w:noProof/>
            <w:webHidden/>
          </w:rPr>
          <w:fldChar w:fldCharType="end"/>
        </w:r>
      </w:hyperlink>
    </w:p>
    <w:p w14:paraId="5AABC402" w14:textId="113E7B4F"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05" w:history="1">
        <w:r w:rsidRPr="00313CD2">
          <w:rPr>
            <w:rStyle w:val="Hyperlink"/>
            <w:noProof/>
          </w:rPr>
          <w:t>Tabel 3.18 Use Case Description UC-10 Mengatur AI dan Anti-ban</w:t>
        </w:r>
        <w:r>
          <w:rPr>
            <w:noProof/>
            <w:webHidden/>
          </w:rPr>
          <w:tab/>
        </w:r>
        <w:r>
          <w:rPr>
            <w:noProof/>
            <w:webHidden/>
          </w:rPr>
          <w:fldChar w:fldCharType="begin"/>
        </w:r>
        <w:r>
          <w:rPr>
            <w:noProof/>
            <w:webHidden/>
          </w:rPr>
          <w:instrText xml:space="preserve"> PAGEREF _Toc242453105 \h </w:instrText>
        </w:r>
        <w:r>
          <w:rPr>
            <w:noProof/>
            <w:webHidden/>
          </w:rPr>
        </w:r>
        <w:r>
          <w:rPr>
            <w:noProof/>
            <w:webHidden/>
          </w:rPr>
          <w:fldChar w:fldCharType="separate"/>
        </w:r>
        <w:r>
          <w:rPr>
            <w:noProof/>
            <w:webHidden/>
          </w:rPr>
          <w:t>16</w:t>
        </w:r>
        <w:r>
          <w:rPr>
            <w:noProof/>
            <w:webHidden/>
          </w:rPr>
          <w:fldChar w:fldCharType="end"/>
        </w:r>
      </w:hyperlink>
    </w:p>
    <w:p w14:paraId="0A8B5A1F" w14:textId="0706C8A5"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06" w:history="1">
        <w:r w:rsidRPr="00313CD2">
          <w:rPr>
            <w:rStyle w:val="Hyperlink"/>
            <w:noProof/>
          </w:rPr>
          <w:t>Tabel 3.19 Use Case Description UC-11 Mengelola Tim dan Hak Akses</w:t>
        </w:r>
        <w:r>
          <w:rPr>
            <w:noProof/>
            <w:webHidden/>
          </w:rPr>
          <w:tab/>
        </w:r>
        <w:r>
          <w:rPr>
            <w:noProof/>
            <w:webHidden/>
          </w:rPr>
          <w:fldChar w:fldCharType="begin"/>
        </w:r>
        <w:r>
          <w:rPr>
            <w:noProof/>
            <w:webHidden/>
          </w:rPr>
          <w:instrText xml:space="preserve"> PAGEREF _Toc242453106 \h </w:instrText>
        </w:r>
        <w:r>
          <w:rPr>
            <w:noProof/>
            <w:webHidden/>
          </w:rPr>
        </w:r>
        <w:r>
          <w:rPr>
            <w:noProof/>
            <w:webHidden/>
          </w:rPr>
          <w:fldChar w:fldCharType="separate"/>
        </w:r>
        <w:r>
          <w:rPr>
            <w:noProof/>
            <w:webHidden/>
          </w:rPr>
          <w:t>17</w:t>
        </w:r>
        <w:r>
          <w:rPr>
            <w:noProof/>
            <w:webHidden/>
          </w:rPr>
          <w:fldChar w:fldCharType="end"/>
        </w:r>
      </w:hyperlink>
    </w:p>
    <w:p w14:paraId="1F0CFF20" w14:textId="43D8BBCD"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07" w:history="1">
        <w:r w:rsidRPr="00313CD2">
          <w:rPr>
            <w:rStyle w:val="Hyperlink"/>
            <w:noProof/>
          </w:rPr>
          <w:t>Tabel 3.20 Use Case Description UC-12 Melihat Log Audit</w:t>
        </w:r>
        <w:r>
          <w:rPr>
            <w:noProof/>
            <w:webHidden/>
          </w:rPr>
          <w:tab/>
        </w:r>
        <w:r>
          <w:rPr>
            <w:noProof/>
            <w:webHidden/>
          </w:rPr>
          <w:fldChar w:fldCharType="begin"/>
        </w:r>
        <w:r>
          <w:rPr>
            <w:noProof/>
            <w:webHidden/>
          </w:rPr>
          <w:instrText xml:space="preserve"> PAGEREF _Toc242453107 \h </w:instrText>
        </w:r>
        <w:r>
          <w:rPr>
            <w:noProof/>
            <w:webHidden/>
          </w:rPr>
        </w:r>
        <w:r>
          <w:rPr>
            <w:noProof/>
            <w:webHidden/>
          </w:rPr>
          <w:fldChar w:fldCharType="separate"/>
        </w:r>
        <w:r>
          <w:rPr>
            <w:noProof/>
            <w:webHidden/>
          </w:rPr>
          <w:t>17</w:t>
        </w:r>
        <w:r>
          <w:rPr>
            <w:noProof/>
            <w:webHidden/>
          </w:rPr>
          <w:fldChar w:fldCharType="end"/>
        </w:r>
      </w:hyperlink>
    </w:p>
    <w:p w14:paraId="2D433FE5" w14:textId="50A43A60" w:rsidR="00DA7AD2" w:rsidRDefault="00474115">
      <w:pPr>
        <w:pStyle w:val="TableofFigures"/>
      </w:pPr>
      <w:r>
        <w:fldChar w:fldCharType="end"/>
      </w:r>
    </w:p>
    <w:p w14:paraId="07F6F6BB" w14:textId="77777777" w:rsidR="00DA7AD2" w:rsidRDefault="00474115">
      <w:pPr>
        <w:pStyle w:val="Heading1"/>
        <w:pageBreakBefore/>
        <w:spacing w:after="360"/>
      </w:pPr>
      <w:bookmarkStart w:id="31" w:name="_Toc242453059"/>
      <w:r>
        <w:lastRenderedPageBreak/>
        <w:t>DAFTAR GAMBAR</w:t>
      </w:r>
      <w:bookmarkEnd w:id="31"/>
    </w:p>
    <w:p w14:paraId="545B7010" w14:textId="31DF1F79" w:rsidR="002E3237" w:rsidRDefault="00474115">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\h \z \c "Gambar" </w:instrText>
      </w:r>
      <w:r>
        <w:fldChar w:fldCharType="separate"/>
      </w:r>
      <w:hyperlink w:anchor="_Toc242453108" w:history="1">
        <w:r w:rsidR="002E3237" w:rsidRPr="00815D6E">
          <w:rPr>
            <w:rStyle w:val="Hyperlink"/>
            <w:noProof/>
          </w:rPr>
          <w:t>Gambar 3.1 Use Case Diagram SAPA</w:t>
        </w:r>
        <w:r w:rsidR="002E3237">
          <w:rPr>
            <w:noProof/>
            <w:webHidden/>
          </w:rPr>
          <w:tab/>
        </w:r>
        <w:r w:rsidR="002E3237">
          <w:rPr>
            <w:noProof/>
            <w:webHidden/>
          </w:rPr>
          <w:fldChar w:fldCharType="begin"/>
        </w:r>
        <w:r w:rsidR="002E3237">
          <w:rPr>
            <w:noProof/>
            <w:webHidden/>
          </w:rPr>
          <w:instrText xml:space="preserve"> PAGEREF _Toc242453108 \h </w:instrText>
        </w:r>
        <w:r w:rsidR="002E3237">
          <w:rPr>
            <w:noProof/>
            <w:webHidden/>
          </w:rPr>
        </w:r>
        <w:r w:rsidR="002E3237">
          <w:rPr>
            <w:noProof/>
            <w:webHidden/>
          </w:rPr>
          <w:fldChar w:fldCharType="separate"/>
        </w:r>
        <w:r w:rsidR="002E3237">
          <w:rPr>
            <w:noProof/>
            <w:webHidden/>
          </w:rPr>
          <w:t>11</w:t>
        </w:r>
        <w:r w:rsidR="002E3237">
          <w:rPr>
            <w:noProof/>
            <w:webHidden/>
          </w:rPr>
          <w:fldChar w:fldCharType="end"/>
        </w:r>
      </w:hyperlink>
    </w:p>
    <w:p w14:paraId="52E6F858" w14:textId="128460FD"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09" w:history="1">
        <w:r w:rsidRPr="00815D6E">
          <w:rPr>
            <w:rStyle w:val="Hyperlink"/>
            <w:noProof/>
          </w:rPr>
          <w:t>Gambar 3.2 Sequence Diagram SD-01 Login</w:t>
        </w:r>
        <w:r>
          <w:rPr>
            <w:noProof/>
            <w:webHidden/>
          </w:rPr>
          <w:tab/>
        </w:r>
        <w:r>
          <w:rPr>
            <w:noProof/>
            <w:webHidden/>
          </w:rPr>
          <w:fldChar w:fldCharType="begin"/>
        </w:r>
        <w:r>
          <w:rPr>
            <w:noProof/>
            <w:webHidden/>
          </w:rPr>
          <w:instrText xml:space="preserve"> PAGEREF _Toc242453109 \h </w:instrText>
        </w:r>
        <w:r>
          <w:rPr>
            <w:noProof/>
            <w:webHidden/>
          </w:rPr>
        </w:r>
        <w:r>
          <w:rPr>
            <w:noProof/>
            <w:webHidden/>
          </w:rPr>
          <w:fldChar w:fldCharType="separate"/>
        </w:r>
        <w:r>
          <w:rPr>
            <w:noProof/>
            <w:webHidden/>
          </w:rPr>
          <w:t>18</w:t>
        </w:r>
        <w:r>
          <w:rPr>
            <w:noProof/>
            <w:webHidden/>
          </w:rPr>
          <w:fldChar w:fldCharType="end"/>
        </w:r>
      </w:hyperlink>
    </w:p>
    <w:p w14:paraId="01D21C58" w14:textId="688A235F"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10" w:history="1">
        <w:r w:rsidRPr="00815D6E">
          <w:rPr>
            <w:rStyle w:val="Hyperlink"/>
            <w:noProof/>
          </w:rPr>
          <w:t>Gambar 3.3 Sequence Diagram SD-02 Mengirim Pesan WhatsApp</w:t>
        </w:r>
        <w:r>
          <w:rPr>
            <w:noProof/>
            <w:webHidden/>
          </w:rPr>
          <w:tab/>
        </w:r>
        <w:r>
          <w:rPr>
            <w:noProof/>
            <w:webHidden/>
          </w:rPr>
          <w:fldChar w:fldCharType="begin"/>
        </w:r>
        <w:r>
          <w:rPr>
            <w:noProof/>
            <w:webHidden/>
          </w:rPr>
          <w:instrText xml:space="preserve"> PAGEREF _Toc242453110 \h </w:instrText>
        </w:r>
        <w:r>
          <w:rPr>
            <w:noProof/>
            <w:webHidden/>
          </w:rPr>
        </w:r>
        <w:r>
          <w:rPr>
            <w:noProof/>
            <w:webHidden/>
          </w:rPr>
          <w:fldChar w:fldCharType="separate"/>
        </w:r>
        <w:r>
          <w:rPr>
            <w:noProof/>
            <w:webHidden/>
          </w:rPr>
          <w:t>18</w:t>
        </w:r>
        <w:r>
          <w:rPr>
            <w:noProof/>
            <w:webHidden/>
          </w:rPr>
          <w:fldChar w:fldCharType="end"/>
        </w:r>
      </w:hyperlink>
    </w:p>
    <w:p w14:paraId="7495FD4F" w14:textId="28C0AD81"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11" w:history="1">
        <w:r w:rsidRPr="00815D6E">
          <w:rPr>
            <w:rStyle w:val="Hyperlink"/>
            <w:noProof/>
          </w:rPr>
          <w:t>Gambar 3.4 Sequence Diagram SD-03 Menjawab Pesan Otomatis dengan AI</w:t>
        </w:r>
        <w:r>
          <w:rPr>
            <w:noProof/>
            <w:webHidden/>
          </w:rPr>
          <w:tab/>
        </w:r>
        <w:r>
          <w:rPr>
            <w:noProof/>
            <w:webHidden/>
          </w:rPr>
          <w:fldChar w:fldCharType="begin"/>
        </w:r>
        <w:r>
          <w:rPr>
            <w:noProof/>
            <w:webHidden/>
          </w:rPr>
          <w:instrText xml:space="preserve"> PAGEREF _Toc242453111 \h </w:instrText>
        </w:r>
        <w:r>
          <w:rPr>
            <w:noProof/>
            <w:webHidden/>
          </w:rPr>
        </w:r>
        <w:r>
          <w:rPr>
            <w:noProof/>
            <w:webHidden/>
          </w:rPr>
          <w:fldChar w:fldCharType="separate"/>
        </w:r>
        <w:r>
          <w:rPr>
            <w:noProof/>
            <w:webHidden/>
          </w:rPr>
          <w:t>19</w:t>
        </w:r>
        <w:r>
          <w:rPr>
            <w:noProof/>
            <w:webHidden/>
          </w:rPr>
          <w:fldChar w:fldCharType="end"/>
        </w:r>
      </w:hyperlink>
    </w:p>
    <w:p w14:paraId="3923B963" w14:textId="0BD336EA"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12" w:history="1">
        <w:r w:rsidRPr="00815D6E">
          <w:rPr>
            <w:rStyle w:val="Hyperlink"/>
            <w:noProof/>
          </w:rPr>
          <w:t>Gambar 3.5 Sequence Diagram SD-04 Mengelola Percakapan</w:t>
        </w:r>
        <w:r>
          <w:rPr>
            <w:noProof/>
            <w:webHidden/>
          </w:rPr>
          <w:tab/>
        </w:r>
        <w:r>
          <w:rPr>
            <w:noProof/>
            <w:webHidden/>
          </w:rPr>
          <w:fldChar w:fldCharType="begin"/>
        </w:r>
        <w:r>
          <w:rPr>
            <w:noProof/>
            <w:webHidden/>
          </w:rPr>
          <w:instrText xml:space="preserve"> PAGEREF _Toc242453112 \h </w:instrText>
        </w:r>
        <w:r>
          <w:rPr>
            <w:noProof/>
            <w:webHidden/>
          </w:rPr>
        </w:r>
        <w:r>
          <w:rPr>
            <w:noProof/>
            <w:webHidden/>
          </w:rPr>
          <w:fldChar w:fldCharType="separate"/>
        </w:r>
        <w:r>
          <w:rPr>
            <w:noProof/>
            <w:webHidden/>
          </w:rPr>
          <w:t>19</w:t>
        </w:r>
        <w:r>
          <w:rPr>
            <w:noProof/>
            <w:webHidden/>
          </w:rPr>
          <w:fldChar w:fldCharType="end"/>
        </w:r>
      </w:hyperlink>
    </w:p>
    <w:p w14:paraId="2A8BD4C5" w14:textId="15D7859C"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13" w:history="1">
        <w:r w:rsidRPr="00815D6E">
          <w:rPr>
            <w:rStyle w:val="Hyperlink"/>
            <w:noProof/>
          </w:rPr>
          <w:t>Gambar 3.6 Sequence Diagram SD-05 Mengelola Prospek</w:t>
        </w:r>
        <w:r>
          <w:rPr>
            <w:noProof/>
            <w:webHidden/>
          </w:rPr>
          <w:tab/>
        </w:r>
        <w:r>
          <w:rPr>
            <w:noProof/>
            <w:webHidden/>
          </w:rPr>
          <w:fldChar w:fldCharType="begin"/>
        </w:r>
        <w:r>
          <w:rPr>
            <w:noProof/>
            <w:webHidden/>
          </w:rPr>
          <w:instrText xml:space="preserve"> PAGEREF _Toc242453113 \h </w:instrText>
        </w:r>
        <w:r>
          <w:rPr>
            <w:noProof/>
            <w:webHidden/>
          </w:rPr>
        </w:r>
        <w:r>
          <w:rPr>
            <w:noProof/>
            <w:webHidden/>
          </w:rPr>
          <w:fldChar w:fldCharType="separate"/>
        </w:r>
        <w:r>
          <w:rPr>
            <w:noProof/>
            <w:webHidden/>
          </w:rPr>
          <w:t>20</w:t>
        </w:r>
        <w:r>
          <w:rPr>
            <w:noProof/>
            <w:webHidden/>
          </w:rPr>
          <w:fldChar w:fldCharType="end"/>
        </w:r>
      </w:hyperlink>
    </w:p>
    <w:p w14:paraId="516E602F" w14:textId="525CFFA7"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14" w:history="1">
        <w:r w:rsidRPr="00815D6E">
          <w:rPr>
            <w:rStyle w:val="Hyperlink"/>
            <w:noProof/>
          </w:rPr>
          <w:t>Gambar 3.7 Sequence Diagram SD-06 Mengelola Kontak Pelanggan</w:t>
        </w:r>
        <w:r>
          <w:rPr>
            <w:noProof/>
            <w:webHidden/>
          </w:rPr>
          <w:tab/>
        </w:r>
        <w:r>
          <w:rPr>
            <w:noProof/>
            <w:webHidden/>
          </w:rPr>
          <w:fldChar w:fldCharType="begin"/>
        </w:r>
        <w:r>
          <w:rPr>
            <w:noProof/>
            <w:webHidden/>
          </w:rPr>
          <w:instrText xml:space="preserve"> PAGEREF _Toc242453114 \h </w:instrText>
        </w:r>
        <w:r>
          <w:rPr>
            <w:noProof/>
            <w:webHidden/>
          </w:rPr>
        </w:r>
        <w:r>
          <w:rPr>
            <w:noProof/>
            <w:webHidden/>
          </w:rPr>
          <w:fldChar w:fldCharType="separate"/>
        </w:r>
        <w:r>
          <w:rPr>
            <w:noProof/>
            <w:webHidden/>
          </w:rPr>
          <w:t>20</w:t>
        </w:r>
        <w:r>
          <w:rPr>
            <w:noProof/>
            <w:webHidden/>
          </w:rPr>
          <w:fldChar w:fldCharType="end"/>
        </w:r>
      </w:hyperlink>
    </w:p>
    <w:p w14:paraId="126CC404" w14:textId="2F6655FD"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15" w:history="1">
        <w:r w:rsidRPr="00815D6E">
          <w:rPr>
            <w:rStyle w:val="Hyperlink"/>
            <w:noProof/>
          </w:rPr>
          <w:t>Gambar 3.8 Sequence Diagram SD-07 Melihat Dasbor Pemantauan</w:t>
        </w:r>
        <w:r>
          <w:rPr>
            <w:noProof/>
            <w:webHidden/>
          </w:rPr>
          <w:tab/>
        </w:r>
        <w:r>
          <w:rPr>
            <w:noProof/>
            <w:webHidden/>
          </w:rPr>
          <w:fldChar w:fldCharType="begin"/>
        </w:r>
        <w:r>
          <w:rPr>
            <w:noProof/>
            <w:webHidden/>
          </w:rPr>
          <w:instrText xml:space="preserve"> PAGEREF _Toc242453115 \h </w:instrText>
        </w:r>
        <w:r>
          <w:rPr>
            <w:noProof/>
            <w:webHidden/>
          </w:rPr>
        </w:r>
        <w:r>
          <w:rPr>
            <w:noProof/>
            <w:webHidden/>
          </w:rPr>
          <w:fldChar w:fldCharType="separate"/>
        </w:r>
        <w:r>
          <w:rPr>
            <w:noProof/>
            <w:webHidden/>
          </w:rPr>
          <w:t>21</w:t>
        </w:r>
        <w:r>
          <w:rPr>
            <w:noProof/>
            <w:webHidden/>
          </w:rPr>
          <w:fldChar w:fldCharType="end"/>
        </w:r>
      </w:hyperlink>
    </w:p>
    <w:p w14:paraId="71A8983B" w14:textId="33CE951F"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16" w:history="1">
        <w:r w:rsidRPr="00815D6E">
          <w:rPr>
            <w:rStyle w:val="Hyperlink"/>
            <w:noProof/>
          </w:rPr>
          <w:t>Gambar 3.9 Sequence Diagram SD-08 Mengelola Nomor WhatsApp</w:t>
        </w:r>
        <w:r>
          <w:rPr>
            <w:noProof/>
            <w:webHidden/>
          </w:rPr>
          <w:tab/>
        </w:r>
        <w:r>
          <w:rPr>
            <w:noProof/>
            <w:webHidden/>
          </w:rPr>
          <w:fldChar w:fldCharType="begin"/>
        </w:r>
        <w:r>
          <w:rPr>
            <w:noProof/>
            <w:webHidden/>
          </w:rPr>
          <w:instrText xml:space="preserve"> PAGEREF _Toc242453116 \h </w:instrText>
        </w:r>
        <w:r>
          <w:rPr>
            <w:noProof/>
            <w:webHidden/>
          </w:rPr>
        </w:r>
        <w:r>
          <w:rPr>
            <w:noProof/>
            <w:webHidden/>
          </w:rPr>
          <w:fldChar w:fldCharType="separate"/>
        </w:r>
        <w:r>
          <w:rPr>
            <w:noProof/>
            <w:webHidden/>
          </w:rPr>
          <w:t>21</w:t>
        </w:r>
        <w:r>
          <w:rPr>
            <w:noProof/>
            <w:webHidden/>
          </w:rPr>
          <w:fldChar w:fldCharType="end"/>
        </w:r>
      </w:hyperlink>
    </w:p>
    <w:p w14:paraId="6BE4F3E9" w14:textId="65BBF424"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17" w:history="1">
        <w:r w:rsidRPr="00815D6E">
          <w:rPr>
            <w:rStyle w:val="Hyperlink"/>
            <w:noProof/>
          </w:rPr>
          <w:t>Gambar 3.10 Sequence Diagram SD-09 Mengelola Basis Pengetahuan</w:t>
        </w:r>
        <w:r>
          <w:rPr>
            <w:noProof/>
            <w:webHidden/>
          </w:rPr>
          <w:tab/>
        </w:r>
        <w:r>
          <w:rPr>
            <w:noProof/>
            <w:webHidden/>
          </w:rPr>
          <w:fldChar w:fldCharType="begin"/>
        </w:r>
        <w:r>
          <w:rPr>
            <w:noProof/>
            <w:webHidden/>
          </w:rPr>
          <w:instrText xml:space="preserve"> PAGEREF _Toc242453117 \h </w:instrText>
        </w:r>
        <w:r>
          <w:rPr>
            <w:noProof/>
            <w:webHidden/>
          </w:rPr>
        </w:r>
        <w:r>
          <w:rPr>
            <w:noProof/>
            <w:webHidden/>
          </w:rPr>
          <w:fldChar w:fldCharType="separate"/>
        </w:r>
        <w:r>
          <w:rPr>
            <w:noProof/>
            <w:webHidden/>
          </w:rPr>
          <w:t>22</w:t>
        </w:r>
        <w:r>
          <w:rPr>
            <w:noProof/>
            <w:webHidden/>
          </w:rPr>
          <w:fldChar w:fldCharType="end"/>
        </w:r>
      </w:hyperlink>
    </w:p>
    <w:p w14:paraId="496E21D0" w14:textId="58B4E0C5"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18" w:history="1">
        <w:r w:rsidRPr="00815D6E">
          <w:rPr>
            <w:rStyle w:val="Hyperlink"/>
            <w:noProof/>
          </w:rPr>
          <w:t>Gambar 3.11 Sequence Diagram SD-10 Mengatur AI dan Anti-ban</w:t>
        </w:r>
        <w:r>
          <w:rPr>
            <w:noProof/>
            <w:webHidden/>
          </w:rPr>
          <w:tab/>
        </w:r>
        <w:r>
          <w:rPr>
            <w:noProof/>
            <w:webHidden/>
          </w:rPr>
          <w:fldChar w:fldCharType="begin"/>
        </w:r>
        <w:r>
          <w:rPr>
            <w:noProof/>
            <w:webHidden/>
          </w:rPr>
          <w:instrText xml:space="preserve"> PAGEREF _Toc242453118 \h </w:instrText>
        </w:r>
        <w:r>
          <w:rPr>
            <w:noProof/>
            <w:webHidden/>
          </w:rPr>
        </w:r>
        <w:r>
          <w:rPr>
            <w:noProof/>
            <w:webHidden/>
          </w:rPr>
          <w:fldChar w:fldCharType="separate"/>
        </w:r>
        <w:r>
          <w:rPr>
            <w:noProof/>
            <w:webHidden/>
          </w:rPr>
          <w:t>22</w:t>
        </w:r>
        <w:r>
          <w:rPr>
            <w:noProof/>
            <w:webHidden/>
          </w:rPr>
          <w:fldChar w:fldCharType="end"/>
        </w:r>
      </w:hyperlink>
    </w:p>
    <w:p w14:paraId="2113FF42" w14:textId="160127CC"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19" w:history="1">
        <w:r w:rsidRPr="00815D6E">
          <w:rPr>
            <w:rStyle w:val="Hyperlink"/>
            <w:noProof/>
          </w:rPr>
          <w:t>Gambar 3.12 Sequence Diagram SD-11 Mengelola Tim dan Hak Akses</w:t>
        </w:r>
        <w:r>
          <w:rPr>
            <w:noProof/>
            <w:webHidden/>
          </w:rPr>
          <w:tab/>
        </w:r>
        <w:r>
          <w:rPr>
            <w:noProof/>
            <w:webHidden/>
          </w:rPr>
          <w:fldChar w:fldCharType="begin"/>
        </w:r>
        <w:r>
          <w:rPr>
            <w:noProof/>
            <w:webHidden/>
          </w:rPr>
          <w:instrText xml:space="preserve"> PAGEREF _Toc242453119 \h </w:instrText>
        </w:r>
        <w:r>
          <w:rPr>
            <w:noProof/>
            <w:webHidden/>
          </w:rPr>
        </w:r>
        <w:r>
          <w:rPr>
            <w:noProof/>
            <w:webHidden/>
          </w:rPr>
          <w:fldChar w:fldCharType="separate"/>
        </w:r>
        <w:r>
          <w:rPr>
            <w:noProof/>
            <w:webHidden/>
          </w:rPr>
          <w:t>23</w:t>
        </w:r>
        <w:r>
          <w:rPr>
            <w:noProof/>
            <w:webHidden/>
          </w:rPr>
          <w:fldChar w:fldCharType="end"/>
        </w:r>
      </w:hyperlink>
    </w:p>
    <w:p w14:paraId="17344086" w14:textId="20F12EFA"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20" w:history="1">
        <w:r w:rsidRPr="00815D6E">
          <w:rPr>
            <w:rStyle w:val="Hyperlink"/>
            <w:noProof/>
          </w:rPr>
          <w:t>Gambar 3.13 Sequence Diagram SD-12 Melihat Log Audit</w:t>
        </w:r>
        <w:r>
          <w:rPr>
            <w:noProof/>
            <w:webHidden/>
          </w:rPr>
          <w:tab/>
        </w:r>
        <w:r>
          <w:rPr>
            <w:noProof/>
            <w:webHidden/>
          </w:rPr>
          <w:fldChar w:fldCharType="begin"/>
        </w:r>
        <w:r>
          <w:rPr>
            <w:noProof/>
            <w:webHidden/>
          </w:rPr>
          <w:instrText xml:space="preserve"> PAGEREF _Toc242453120 \h </w:instrText>
        </w:r>
        <w:r>
          <w:rPr>
            <w:noProof/>
            <w:webHidden/>
          </w:rPr>
        </w:r>
        <w:r>
          <w:rPr>
            <w:noProof/>
            <w:webHidden/>
          </w:rPr>
          <w:fldChar w:fldCharType="separate"/>
        </w:r>
        <w:r>
          <w:rPr>
            <w:noProof/>
            <w:webHidden/>
          </w:rPr>
          <w:t>23</w:t>
        </w:r>
        <w:r>
          <w:rPr>
            <w:noProof/>
            <w:webHidden/>
          </w:rPr>
          <w:fldChar w:fldCharType="end"/>
        </w:r>
      </w:hyperlink>
    </w:p>
    <w:p w14:paraId="4A9C1B56" w14:textId="2D0E9337"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21" w:history="1">
        <w:r w:rsidRPr="00815D6E">
          <w:rPr>
            <w:rStyle w:val="Hyperlink"/>
            <w:noProof/>
          </w:rPr>
          <w:t>Gambar 3.14 Class Diagram SAPA dengan Layout MVC</w:t>
        </w:r>
        <w:r>
          <w:rPr>
            <w:noProof/>
            <w:webHidden/>
          </w:rPr>
          <w:tab/>
        </w:r>
        <w:r>
          <w:rPr>
            <w:noProof/>
            <w:webHidden/>
          </w:rPr>
          <w:fldChar w:fldCharType="begin"/>
        </w:r>
        <w:r>
          <w:rPr>
            <w:noProof/>
            <w:webHidden/>
          </w:rPr>
          <w:instrText xml:space="preserve"> PAGEREF _Toc242453121 \h </w:instrText>
        </w:r>
        <w:r>
          <w:rPr>
            <w:noProof/>
            <w:webHidden/>
          </w:rPr>
        </w:r>
        <w:r>
          <w:rPr>
            <w:noProof/>
            <w:webHidden/>
          </w:rPr>
          <w:fldChar w:fldCharType="separate"/>
        </w:r>
        <w:r>
          <w:rPr>
            <w:noProof/>
            <w:webHidden/>
          </w:rPr>
          <w:t>24</w:t>
        </w:r>
        <w:r>
          <w:rPr>
            <w:noProof/>
            <w:webHidden/>
          </w:rPr>
          <w:fldChar w:fldCharType="end"/>
        </w:r>
      </w:hyperlink>
    </w:p>
    <w:p w14:paraId="61D19718" w14:textId="5F050054"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22" w:history="1">
        <w:r w:rsidRPr="00815D6E">
          <w:rPr>
            <w:rStyle w:val="Hyperlink"/>
            <w:noProof/>
          </w:rPr>
          <w:t>Gambar 3.15 Activity Diagram AD-01 Login</w:t>
        </w:r>
        <w:r>
          <w:rPr>
            <w:noProof/>
            <w:webHidden/>
          </w:rPr>
          <w:tab/>
        </w:r>
        <w:r>
          <w:rPr>
            <w:noProof/>
            <w:webHidden/>
          </w:rPr>
          <w:fldChar w:fldCharType="begin"/>
        </w:r>
        <w:r>
          <w:rPr>
            <w:noProof/>
            <w:webHidden/>
          </w:rPr>
          <w:instrText xml:space="preserve"> PAGEREF _Toc242453122 \h </w:instrText>
        </w:r>
        <w:r>
          <w:rPr>
            <w:noProof/>
            <w:webHidden/>
          </w:rPr>
        </w:r>
        <w:r>
          <w:rPr>
            <w:noProof/>
            <w:webHidden/>
          </w:rPr>
          <w:fldChar w:fldCharType="separate"/>
        </w:r>
        <w:r>
          <w:rPr>
            <w:noProof/>
            <w:webHidden/>
          </w:rPr>
          <w:t>25</w:t>
        </w:r>
        <w:r>
          <w:rPr>
            <w:noProof/>
            <w:webHidden/>
          </w:rPr>
          <w:fldChar w:fldCharType="end"/>
        </w:r>
      </w:hyperlink>
    </w:p>
    <w:p w14:paraId="409E604A" w14:textId="06D699DF"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23" w:history="1">
        <w:r w:rsidRPr="00815D6E">
          <w:rPr>
            <w:rStyle w:val="Hyperlink"/>
            <w:noProof/>
          </w:rPr>
          <w:t>Gambar 3.16 Activity Diagram AD-02 Mengirim Pesan WhatsApp</w:t>
        </w:r>
        <w:r>
          <w:rPr>
            <w:noProof/>
            <w:webHidden/>
          </w:rPr>
          <w:tab/>
        </w:r>
        <w:r>
          <w:rPr>
            <w:noProof/>
            <w:webHidden/>
          </w:rPr>
          <w:fldChar w:fldCharType="begin"/>
        </w:r>
        <w:r>
          <w:rPr>
            <w:noProof/>
            <w:webHidden/>
          </w:rPr>
          <w:instrText xml:space="preserve"> PAGEREF _Toc242453123 \h </w:instrText>
        </w:r>
        <w:r>
          <w:rPr>
            <w:noProof/>
            <w:webHidden/>
          </w:rPr>
        </w:r>
        <w:r>
          <w:rPr>
            <w:noProof/>
            <w:webHidden/>
          </w:rPr>
          <w:fldChar w:fldCharType="separate"/>
        </w:r>
        <w:r>
          <w:rPr>
            <w:noProof/>
            <w:webHidden/>
          </w:rPr>
          <w:t>26</w:t>
        </w:r>
        <w:r>
          <w:rPr>
            <w:noProof/>
            <w:webHidden/>
          </w:rPr>
          <w:fldChar w:fldCharType="end"/>
        </w:r>
      </w:hyperlink>
    </w:p>
    <w:p w14:paraId="16E0D84B" w14:textId="4793D669"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24" w:history="1">
        <w:r w:rsidRPr="00815D6E">
          <w:rPr>
            <w:rStyle w:val="Hyperlink"/>
            <w:noProof/>
          </w:rPr>
          <w:t>Gambar 3.17 Activity Diagram AD-03 Menjawab Pesan Otomatis dengan AI</w:t>
        </w:r>
        <w:r>
          <w:rPr>
            <w:noProof/>
            <w:webHidden/>
          </w:rPr>
          <w:tab/>
        </w:r>
        <w:r>
          <w:rPr>
            <w:noProof/>
            <w:webHidden/>
          </w:rPr>
          <w:fldChar w:fldCharType="begin"/>
        </w:r>
        <w:r>
          <w:rPr>
            <w:noProof/>
            <w:webHidden/>
          </w:rPr>
          <w:instrText xml:space="preserve"> PAGEREF _Toc242453124 \h </w:instrText>
        </w:r>
        <w:r>
          <w:rPr>
            <w:noProof/>
            <w:webHidden/>
          </w:rPr>
        </w:r>
        <w:r>
          <w:rPr>
            <w:noProof/>
            <w:webHidden/>
          </w:rPr>
          <w:fldChar w:fldCharType="separate"/>
        </w:r>
        <w:r>
          <w:rPr>
            <w:noProof/>
            <w:webHidden/>
          </w:rPr>
          <w:t>27</w:t>
        </w:r>
        <w:r>
          <w:rPr>
            <w:noProof/>
            <w:webHidden/>
          </w:rPr>
          <w:fldChar w:fldCharType="end"/>
        </w:r>
      </w:hyperlink>
    </w:p>
    <w:p w14:paraId="4AD66DD1" w14:textId="3450C165"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25" w:history="1">
        <w:r w:rsidRPr="00815D6E">
          <w:rPr>
            <w:rStyle w:val="Hyperlink"/>
            <w:noProof/>
          </w:rPr>
          <w:t>Gambar 3.18 Activity Diagram AD-04 Mengelola Percakapan</w:t>
        </w:r>
        <w:r>
          <w:rPr>
            <w:noProof/>
            <w:webHidden/>
          </w:rPr>
          <w:tab/>
        </w:r>
        <w:r>
          <w:rPr>
            <w:noProof/>
            <w:webHidden/>
          </w:rPr>
          <w:fldChar w:fldCharType="begin"/>
        </w:r>
        <w:r>
          <w:rPr>
            <w:noProof/>
            <w:webHidden/>
          </w:rPr>
          <w:instrText xml:space="preserve"> PAGEREF _Toc242453125 \h </w:instrText>
        </w:r>
        <w:r>
          <w:rPr>
            <w:noProof/>
            <w:webHidden/>
          </w:rPr>
        </w:r>
        <w:r>
          <w:rPr>
            <w:noProof/>
            <w:webHidden/>
          </w:rPr>
          <w:fldChar w:fldCharType="separate"/>
        </w:r>
        <w:r>
          <w:rPr>
            <w:noProof/>
            <w:webHidden/>
          </w:rPr>
          <w:t>28</w:t>
        </w:r>
        <w:r>
          <w:rPr>
            <w:noProof/>
            <w:webHidden/>
          </w:rPr>
          <w:fldChar w:fldCharType="end"/>
        </w:r>
      </w:hyperlink>
    </w:p>
    <w:p w14:paraId="1F3FCA16" w14:textId="487C3769"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26" w:history="1">
        <w:r w:rsidRPr="00815D6E">
          <w:rPr>
            <w:rStyle w:val="Hyperlink"/>
            <w:noProof/>
          </w:rPr>
          <w:t>Gambar 3.19 Activity Diagram AD-05 Mengelola Prospek</w:t>
        </w:r>
        <w:r>
          <w:rPr>
            <w:noProof/>
            <w:webHidden/>
          </w:rPr>
          <w:tab/>
        </w:r>
        <w:r>
          <w:rPr>
            <w:noProof/>
            <w:webHidden/>
          </w:rPr>
          <w:fldChar w:fldCharType="begin"/>
        </w:r>
        <w:r>
          <w:rPr>
            <w:noProof/>
            <w:webHidden/>
          </w:rPr>
          <w:instrText xml:space="preserve"> PAGEREF _Toc242453126 \h </w:instrText>
        </w:r>
        <w:r>
          <w:rPr>
            <w:noProof/>
            <w:webHidden/>
          </w:rPr>
        </w:r>
        <w:r>
          <w:rPr>
            <w:noProof/>
            <w:webHidden/>
          </w:rPr>
          <w:fldChar w:fldCharType="separate"/>
        </w:r>
        <w:r>
          <w:rPr>
            <w:noProof/>
            <w:webHidden/>
          </w:rPr>
          <w:t>29</w:t>
        </w:r>
        <w:r>
          <w:rPr>
            <w:noProof/>
            <w:webHidden/>
          </w:rPr>
          <w:fldChar w:fldCharType="end"/>
        </w:r>
      </w:hyperlink>
    </w:p>
    <w:p w14:paraId="6D387BB1" w14:textId="5B95510B"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27" w:history="1">
        <w:r w:rsidRPr="00815D6E">
          <w:rPr>
            <w:rStyle w:val="Hyperlink"/>
            <w:noProof/>
          </w:rPr>
          <w:t>Gambar 3.20 Activity Diagram AD-06 Mengelola Kontak Pelanggan</w:t>
        </w:r>
        <w:r>
          <w:rPr>
            <w:noProof/>
            <w:webHidden/>
          </w:rPr>
          <w:tab/>
        </w:r>
        <w:r>
          <w:rPr>
            <w:noProof/>
            <w:webHidden/>
          </w:rPr>
          <w:fldChar w:fldCharType="begin"/>
        </w:r>
        <w:r>
          <w:rPr>
            <w:noProof/>
            <w:webHidden/>
          </w:rPr>
          <w:instrText xml:space="preserve"> PAGEREF _Toc242453127 \h </w:instrText>
        </w:r>
        <w:r>
          <w:rPr>
            <w:noProof/>
            <w:webHidden/>
          </w:rPr>
        </w:r>
        <w:r>
          <w:rPr>
            <w:noProof/>
            <w:webHidden/>
          </w:rPr>
          <w:fldChar w:fldCharType="separate"/>
        </w:r>
        <w:r>
          <w:rPr>
            <w:noProof/>
            <w:webHidden/>
          </w:rPr>
          <w:t>30</w:t>
        </w:r>
        <w:r>
          <w:rPr>
            <w:noProof/>
            <w:webHidden/>
          </w:rPr>
          <w:fldChar w:fldCharType="end"/>
        </w:r>
      </w:hyperlink>
    </w:p>
    <w:p w14:paraId="2AEE1D01" w14:textId="2BA7D028"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28" w:history="1">
        <w:r w:rsidRPr="00815D6E">
          <w:rPr>
            <w:rStyle w:val="Hyperlink"/>
            <w:noProof/>
          </w:rPr>
          <w:t>Gambar 3.21 Activity Diagram AD-07 Melihat Dasbor Pemantauan</w:t>
        </w:r>
        <w:r>
          <w:rPr>
            <w:noProof/>
            <w:webHidden/>
          </w:rPr>
          <w:tab/>
        </w:r>
        <w:r>
          <w:rPr>
            <w:noProof/>
            <w:webHidden/>
          </w:rPr>
          <w:fldChar w:fldCharType="begin"/>
        </w:r>
        <w:r>
          <w:rPr>
            <w:noProof/>
            <w:webHidden/>
          </w:rPr>
          <w:instrText xml:space="preserve"> PAGEREF _Toc242453128 \h </w:instrText>
        </w:r>
        <w:r>
          <w:rPr>
            <w:noProof/>
            <w:webHidden/>
          </w:rPr>
        </w:r>
        <w:r>
          <w:rPr>
            <w:noProof/>
            <w:webHidden/>
          </w:rPr>
          <w:fldChar w:fldCharType="separate"/>
        </w:r>
        <w:r>
          <w:rPr>
            <w:noProof/>
            <w:webHidden/>
          </w:rPr>
          <w:t>31</w:t>
        </w:r>
        <w:r>
          <w:rPr>
            <w:noProof/>
            <w:webHidden/>
          </w:rPr>
          <w:fldChar w:fldCharType="end"/>
        </w:r>
      </w:hyperlink>
    </w:p>
    <w:p w14:paraId="0BDB71D4" w14:textId="146203B6"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29" w:history="1">
        <w:r w:rsidRPr="00815D6E">
          <w:rPr>
            <w:rStyle w:val="Hyperlink"/>
            <w:noProof/>
          </w:rPr>
          <w:t>Gambar 3.22 Activity Diagram AD-08 Mengelola Nomor WhatsApp</w:t>
        </w:r>
        <w:r>
          <w:rPr>
            <w:noProof/>
            <w:webHidden/>
          </w:rPr>
          <w:tab/>
        </w:r>
        <w:r>
          <w:rPr>
            <w:noProof/>
            <w:webHidden/>
          </w:rPr>
          <w:fldChar w:fldCharType="begin"/>
        </w:r>
        <w:r>
          <w:rPr>
            <w:noProof/>
            <w:webHidden/>
          </w:rPr>
          <w:instrText xml:space="preserve"> PAGEREF _Toc242453129 \h </w:instrText>
        </w:r>
        <w:r>
          <w:rPr>
            <w:noProof/>
            <w:webHidden/>
          </w:rPr>
        </w:r>
        <w:r>
          <w:rPr>
            <w:noProof/>
            <w:webHidden/>
          </w:rPr>
          <w:fldChar w:fldCharType="separate"/>
        </w:r>
        <w:r>
          <w:rPr>
            <w:noProof/>
            <w:webHidden/>
          </w:rPr>
          <w:t>32</w:t>
        </w:r>
        <w:r>
          <w:rPr>
            <w:noProof/>
            <w:webHidden/>
          </w:rPr>
          <w:fldChar w:fldCharType="end"/>
        </w:r>
      </w:hyperlink>
    </w:p>
    <w:p w14:paraId="7CAA89E9" w14:textId="00A53616"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30" w:history="1">
        <w:r w:rsidRPr="00815D6E">
          <w:rPr>
            <w:rStyle w:val="Hyperlink"/>
            <w:noProof/>
          </w:rPr>
          <w:t>Gambar 3.23 Activity Diagram AD-09 Mengelola Basis Pengetahuan</w:t>
        </w:r>
        <w:r>
          <w:rPr>
            <w:noProof/>
            <w:webHidden/>
          </w:rPr>
          <w:tab/>
        </w:r>
        <w:r>
          <w:rPr>
            <w:noProof/>
            <w:webHidden/>
          </w:rPr>
          <w:fldChar w:fldCharType="begin"/>
        </w:r>
        <w:r>
          <w:rPr>
            <w:noProof/>
            <w:webHidden/>
          </w:rPr>
          <w:instrText xml:space="preserve"> PAGEREF _Toc242453130 \h </w:instrText>
        </w:r>
        <w:r>
          <w:rPr>
            <w:noProof/>
            <w:webHidden/>
          </w:rPr>
        </w:r>
        <w:r>
          <w:rPr>
            <w:noProof/>
            <w:webHidden/>
          </w:rPr>
          <w:fldChar w:fldCharType="separate"/>
        </w:r>
        <w:r>
          <w:rPr>
            <w:noProof/>
            <w:webHidden/>
          </w:rPr>
          <w:t>33</w:t>
        </w:r>
        <w:r>
          <w:rPr>
            <w:noProof/>
            <w:webHidden/>
          </w:rPr>
          <w:fldChar w:fldCharType="end"/>
        </w:r>
      </w:hyperlink>
    </w:p>
    <w:p w14:paraId="35799CD1" w14:textId="140D59E4"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31" w:history="1">
        <w:r w:rsidRPr="00815D6E">
          <w:rPr>
            <w:rStyle w:val="Hyperlink"/>
            <w:noProof/>
          </w:rPr>
          <w:t>Gambar 3.24 Activity Diagram AD-10 Mengatur AI dan Anti-ban</w:t>
        </w:r>
        <w:r>
          <w:rPr>
            <w:noProof/>
            <w:webHidden/>
          </w:rPr>
          <w:tab/>
        </w:r>
        <w:r>
          <w:rPr>
            <w:noProof/>
            <w:webHidden/>
          </w:rPr>
          <w:fldChar w:fldCharType="begin"/>
        </w:r>
        <w:r>
          <w:rPr>
            <w:noProof/>
            <w:webHidden/>
          </w:rPr>
          <w:instrText xml:space="preserve"> PAGEREF _Toc242453131 \h </w:instrText>
        </w:r>
        <w:r>
          <w:rPr>
            <w:noProof/>
            <w:webHidden/>
          </w:rPr>
        </w:r>
        <w:r>
          <w:rPr>
            <w:noProof/>
            <w:webHidden/>
          </w:rPr>
          <w:fldChar w:fldCharType="separate"/>
        </w:r>
        <w:r>
          <w:rPr>
            <w:noProof/>
            <w:webHidden/>
          </w:rPr>
          <w:t>34</w:t>
        </w:r>
        <w:r>
          <w:rPr>
            <w:noProof/>
            <w:webHidden/>
          </w:rPr>
          <w:fldChar w:fldCharType="end"/>
        </w:r>
      </w:hyperlink>
    </w:p>
    <w:p w14:paraId="1581CA6E" w14:textId="71F5157A"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32" w:history="1">
        <w:r w:rsidRPr="00815D6E">
          <w:rPr>
            <w:rStyle w:val="Hyperlink"/>
            <w:noProof/>
          </w:rPr>
          <w:t>Gambar 3.25 Activity Diagram AD-11 Mengelola Tim dan Hak Akses</w:t>
        </w:r>
        <w:r>
          <w:rPr>
            <w:noProof/>
            <w:webHidden/>
          </w:rPr>
          <w:tab/>
        </w:r>
        <w:r>
          <w:rPr>
            <w:noProof/>
            <w:webHidden/>
          </w:rPr>
          <w:fldChar w:fldCharType="begin"/>
        </w:r>
        <w:r>
          <w:rPr>
            <w:noProof/>
            <w:webHidden/>
          </w:rPr>
          <w:instrText xml:space="preserve"> PAGEREF _Toc242453132 \h </w:instrText>
        </w:r>
        <w:r>
          <w:rPr>
            <w:noProof/>
            <w:webHidden/>
          </w:rPr>
        </w:r>
        <w:r>
          <w:rPr>
            <w:noProof/>
            <w:webHidden/>
          </w:rPr>
          <w:fldChar w:fldCharType="separate"/>
        </w:r>
        <w:r>
          <w:rPr>
            <w:noProof/>
            <w:webHidden/>
          </w:rPr>
          <w:t>35</w:t>
        </w:r>
        <w:r>
          <w:rPr>
            <w:noProof/>
            <w:webHidden/>
          </w:rPr>
          <w:fldChar w:fldCharType="end"/>
        </w:r>
      </w:hyperlink>
    </w:p>
    <w:p w14:paraId="2F3FA2E5" w14:textId="2DC67ABE"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33" w:history="1">
        <w:r w:rsidRPr="00815D6E">
          <w:rPr>
            <w:rStyle w:val="Hyperlink"/>
            <w:noProof/>
          </w:rPr>
          <w:t>Gambar 3.26 Activity Diagram AD-12 Melihat Log Audit</w:t>
        </w:r>
        <w:r>
          <w:rPr>
            <w:noProof/>
            <w:webHidden/>
          </w:rPr>
          <w:tab/>
        </w:r>
        <w:r>
          <w:rPr>
            <w:noProof/>
            <w:webHidden/>
          </w:rPr>
          <w:fldChar w:fldCharType="begin"/>
        </w:r>
        <w:r>
          <w:rPr>
            <w:noProof/>
            <w:webHidden/>
          </w:rPr>
          <w:instrText xml:space="preserve"> PAGEREF _Toc242453133 \h </w:instrText>
        </w:r>
        <w:r>
          <w:rPr>
            <w:noProof/>
            <w:webHidden/>
          </w:rPr>
        </w:r>
        <w:r>
          <w:rPr>
            <w:noProof/>
            <w:webHidden/>
          </w:rPr>
          <w:fldChar w:fldCharType="separate"/>
        </w:r>
        <w:r>
          <w:rPr>
            <w:noProof/>
            <w:webHidden/>
          </w:rPr>
          <w:t>36</w:t>
        </w:r>
        <w:r>
          <w:rPr>
            <w:noProof/>
            <w:webHidden/>
          </w:rPr>
          <w:fldChar w:fldCharType="end"/>
        </w:r>
      </w:hyperlink>
    </w:p>
    <w:p w14:paraId="3759093A" w14:textId="18F43317"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34" w:history="1">
        <w:r w:rsidRPr="00815D6E">
          <w:rPr>
            <w:rStyle w:val="Hyperlink"/>
            <w:noProof/>
          </w:rPr>
          <w:t>Gambar 3.27 Mockup Halaman Login</w:t>
        </w:r>
        <w:r>
          <w:rPr>
            <w:noProof/>
            <w:webHidden/>
          </w:rPr>
          <w:tab/>
        </w:r>
        <w:r>
          <w:rPr>
            <w:noProof/>
            <w:webHidden/>
          </w:rPr>
          <w:fldChar w:fldCharType="begin"/>
        </w:r>
        <w:r>
          <w:rPr>
            <w:noProof/>
            <w:webHidden/>
          </w:rPr>
          <w:instrText xml:space="preserve"> PAGEREF _Toc242453134 \h </w:instrText>
        </w:r>
        <w:r>
          <w:rPr>
            <w:noProof/>
            <w:webHidden/>
          </w:rPr>
        </w:r>
        <w:r>
          <w:rPr>
            <w:noProof/>
            <w:webHidden/>
          </w:rPr>
          <w:fldChar w:fldCharType="separate"/>
        </w:r>
        <w:r>
          <w:rPr>
            <w:noProof/>
            <w:webHidden/>
          </w:rPr>
          <w:t>37</w:t>
        </w:r>
        <w:r>
          <w:rPr>
            <w:noProof/>
            <w:webHidden/>
          </w:rPr>
          <w:fldChar w:fldCharType="end"/>
        </w:r>
      </w:hyperlink>
    </w:p>
    <w:p w14:paraId="6DC3CE55" w14:textId="471E7431"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35" w:history="1">
        <w:r w:rsidRPr="00815D6E">
          <w:rPr>
            <w:rStyle w:val="Hyperlink"/>
            <w:noProof/>
          </w:rPr>
          <w:t>Gambar 3.28 Mockup Halaman Dasbor Pemantauan</w:t>
        </w:r>
        <w:r>
          <w:rPr>
            <w:noProof/>
            <w:webHidden/>
          </w:rPr>
          <w:tab/>
        </w:r>
        <w:r>
          <w:rPr>
            <w:noProof/>
            <w:webHidden/>
          </w:rPr>
          <w:fldChar w:fldCharType="begin"/>
        </w:r>
        <w:r>
          <w:rPr>
            <w:noProof/>
            <w:webHidden/>
          </w:rPr>
          <w:instrText xml:space="preserve"> PAGEREF _Toc242453135 \h </w:instrText>
        </w:r>
        <w:r>
          <w:rPr>
            <w:noProof/>
            <w:webHidden/>
          </w:rPr>
        </w:r>
        <w:r>
          <w:rPr>
            <w:noProof/>
            <w:webHidden/>
          </w:rPr>
          <w:fldChar w:fldCharType="separate"/>
        </w:r>
        <w:r>
          <w:rPr>
            <w:noProof/>
            <w:webHidden/>
          </w:rPr>
          <w:t>37</w:t>
        </w:r>
        <w:r>
          <w:rPr>
            <w:noProof/>
            <w:webHidden/>
          </w:rPr>
          <w:fldChar w:fldCharType="end"/>
        </w:r>
      </w:hyperlink>
    </w:p>
    <w:p w14:paraId="0BCF9209" w14:textId="51762D6B"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36" w:history="1">
        <w:r w:rsidRPr="00815D6E">
          <w:rPr>
            <w:rStyle w:val="Hyperlink"/>
            <w:noProof/>
          </w:rPr>
          <w:t>Gambar 3.29 Mockup Halaman Kotak Masuk</w:t>
        </w:r>
        <w:r>
          <w:rPr>
            <w:noProof/>
            <w:webHidden/>
          </w:rPr>
          <w:tab/>
        </w:r>
        <w:r>
          <w:rPr>
            <w:noProof/>
            <w:webHidden/>
          </w:rPr>
          <w:fldChar w:fldCharType="begin"/>
        </w:r>
        <w:r>
          <w:rPr>
            <w:noProof/>
            <w:webHidden/>
          </w:rPr>
          <w:instrText xml:space="preserve"> PAGEREF _Toc242453136 \h </w:instrText>
        </w:r>
        <w:r>
          <w:rPr>
            <w:noProof/>
            <w:webHidden/>
          </w:rPr>
        </w:r>
        <w:r>
          <w:rPr>
            <w:noProof/>
            <w:webHidden/>
          </w:rPr>
          <w:fldChar w:fldCharType="separate"/>
        </w:r>
        <w:r>
          <w:rPr>
            <w:noProof/>
            <w:webHidden/>
          </w:rPr>
          <w:t>38</w:t>
        </w:r>
        <w:r>
          <w:rPr>
            <w:noProof/>
            <w:webHidden/>
          </w:rPr>
          <w:fldChar w:fldCharType="end"/>
        </w:r>
      </w:hyperlink>
    </w:p>
    <w:p w14:paraId="35222030" w14:textId="084B2EBD"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37" w:history="1">
        <w:r w:rsidRPr="00815D6E">
          <w:rPr>
            <w:rStyle w:val="Hyperlink"/>
            <w:noProof/>
          </w:rPr>
          <w:t>Gambar 3.30 Mockup Halaman Prospek</w:t>
        </w:r>
        <w:r>
          <w:rPr>
            <w:noProof/>
            <w:webHidden/>
          </w:rPr>
          <w:tab/>
        </w:r>
        <w:r>
          <w:rPr>
            <w:noProof/>
            <w:webHidden/>
          </w:rPr>
          <w:fldChar w:fldCharType="begin"/>
        </w:r>
        <w:r>
          <w:rPr>
            <w:noProof/>
            <w:webHidden/>
          </w:rPr>
          <w:instrText xml:space="preserve"> PAGEREF _Toc242453137 \h </w:instrText>
        </w:r>
        <w:r>
          <w:rPr>
            <w:noProof/>
            <w:webHidden/>
          </w:rPr>
        </w:r>
        <w:r>
          <w:rPr>
            <w:noProof/>
            <w:webHidden/>
          </w:rPr>
          <w:fldChar w:fldCharType="separate"/>
        </w:r>
        <w:r>
          <w:rPr>
            <w:noProof/>
            <w:webHidden/>
          </w:rPr>
          <w:t>38</w:t>
        </w:r>
        <w:r>
          <w:rPr>
            <w:noProof/>
            <w:webHidden/>
          </w:rPr>
          <w:fldChar w:fldCharType="end"/>
        </w:r>
      </w:hyperlink>
    </w:p>
    <w:p w14:paraId="79399EC3" w14:textId="65E5DBDE"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38" w:history="1">
        <w:r w:rsidRPr="00815D6E">
          <w:rPr>
            <w:rStyle w:val="Hyperlink"/>
            <w:noProof/>
          </w:rPr>
          <w:t>Gambar 3.31 Mockup Halaman Kontak</w:t>
        </w:r>
        <w:r>
          <w:rPr>
            <w:noProof/>
            <w:webHidden/>
          </w:rPr>
          <w:tab/>
        </w:r>
        <w:r>
          <w:rPr>
            <w:noProof/>
            <w:webHidden/>
          </w:rPr>
          <w:fldChar w:fldCharType="begin"/>
        </w:r>
        <w:r>
          <w:rPr>
            <w:noProof/>
            <w:webHidden/>
          </w:rPr>
          <w:instrText xml:space="preserve"> PAGEREF _Toc242453138 \h </w:instrText>
        </w:r>
        <w:r>
          <w:rPr>
            <w:noProof/>
            <w:webHidden/>
          </w:rPr>
        </w:r>
        <w:r>
          <w:rPr>
            <w:noProof/>
            <w:webHidden/>
          </w:rPr>
          <w:fldChar w:fldCharType="separate"/>
        </w:r>
        <w:r>
          <w:rPr>
            <w:noProof/>
            <w:webHidden/>
          </w:rPr>
          <w:t>39</w:t>
        </w:r>
        <w:r>
          <w:rPr>
            <w:noProof/>
            <w:webHidden/>
          </w:rPr>
          <w:fldChar w:fldCharType="end"/>
        </w:r>
      </w:hyperlink>
    </w:p>
    <w:p w14:paraId="328C8A10" w14:textId="6FB28118"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39" w:history="1">
        <w:r w:rsidRPr="00815D6E">
          <w:rPr>
            <w:rStyle w:val="Hyperlink"/>
            <w:noProof/>
          </w:rPr>
          <w:t>Gambar 3.32 Mockup Halaman Nomor WhatsApp</w:t>
        </w:r>
        <w:r>
          <w:rPr>
            <w:noProof/>
            <w:webHidden/>
          </w:rPr>
          <w:tab/>
        </w:r>
        <w:r>
          <w:rPr>
            <w:noProof/>
            <w:webHidden/>
          </w:rPr>
          <w:fldChar w:fldCharType="begin"/>
        </w:r>
        <w:r>
          <w:rPr>
            <w:noProof/>
            <w:webHidden/>
          </w:rPr>
          <w:instrText xml:space="preserve"> PAGEREF _Toc242453139 \h </w:instrText>
        </w:r>
        <w:r>
          <w:rPr>
            <w:noProof/>
            <w:webHidden/>
          </w:rPr>
        </w:r>
        <w:r>
          <w:rPr>
            <w:noProof/>
            <w:webHidden/>
          </w:rPr>
          <w:fldChar w:fldCharType="separate"/>
        </w:r>
        <w:r>
          <w:rPr>
            <w:noProof/>
            <w:webHidden/>
          </w:rPr>
          <w:t>39</w:t>
        </w:r>
        <w:r>
          <w:rPr>
            <w:noProof/>
            <w:webHidden/>
          </w:rPr>
          <w:fldChar w:fldCharType="end"/>
        </w:r>
      </w:hyperlink>
    </w:p>
    <w:p w14:paraId="54995EF4" w14:textId="1DF2E11C"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40" w:history="1">
        <w:r w:rsidRPr="00815D6E">
          <w:rPr>
            <w:rStyle w:val="Hyperlink"/>
            <w:noProof/>
          </w:rPr>
          <w:t>Gambar 3.33 Mockup Halaman Basis Pengetahuan</w:t>
        </w:r>
        <w:r>
          <w:rPr>
            <w:noProof/>
            <w:webHidden/>
          </w:rPr>
          <w:tab/>
        </w:r>
        <w:r>
          <w:rPr>
            <w:noProof/>
            <w:webHidden/>
          </w:rPr>
          <w:fldChar w:fldCharType="begin"/>
        </w:r>
        <w:r>
          <w:rPr>
            <w:noProof/>
            <w:webHidden/>
          </w:rPr>
          <w:instrText xml:space="preserve"> PAGEREF _Toc242453140 \h </w:instrText>
        </w:r>
        <w:r>
          <w:rPr>
            <w:noProof/>
            <w:webHidden/>
          </w:rPr>
        </w:r>
        <w:r>
          <w:rPr>
            <w:noProof/>
            <w:webHidden/>
          </w:rPr>
          <w:fldChar w:fldCharType="separate"/>
        </w:r>
        <w:r>
          <w:rPr>
            <w:noProof/>
            <w:webHidden/>
          </w:rPr>
          <w:t>40</w:t>
        </w:r>
        <w:r>
          <w:rPr>
            <w:noProof/>
            <w:webHidden/>
          </w:rPr>
          <w:fldChar w:fldCharType="end"/>
        </w:r>
      </w:hyperlink>
    </w:p>
    <w:p w14:paraId="1ADC9A00" w14:textId="284F86DD"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41" w:history="1">
        <w:r w:rsidRPr="00815D6E">
          <w:rPr>
            <w:rStyle w:val="Hyperlink"/>
            <w:noProof/>
          </w:rPr>
          <w:t>Gambar 3.34 Mockup Halaman Pengaturan AI dan Konsol Uji</w:t>
        </w:r>
        <w:r>
          <w:rPr>
            <w:noProof/>
            <w:webHidden/>
          </w:rPr>
          <w:tab/>
        </w:r>
        <w:r>
          <w:rPr>
            <w:noProof/>
            <w:webHidden/>
          </w:rPr>
          <w:fldChar w:fldCharType="begin"/>
        </w:r>
        <w:r>
          <w:rPr>
            <w:noProof/>
            <w:webHidden/>
          </w:rPr>
          <w:instrText xml:space="preserve"> PAGEREF _Toc242453141 \h </w:instrText>
        </w:r>
        <w:r>
          <w:rPr>
            <w:noProof/>
            <w:webHidden/>
          </w:rPr>
        </w:r>
        <w:r>
          <w:rPr>
            <w:noProof/>
            <w:webHidden/>
          </w:rPr>
          <w:fldChar w:fldCharType="separate"/>
        </w:r>
        <w:r>
          <w:rPr>
            <w:noProof/>
            <w:webHidden/>
          </w:rPr>
          <w:t>40</w:t>
        </w:r>
        <w:r>
          <w:rPr>
            <w:noProof/>
            <w:webHidden/>
          </w:rPr>
          <w:fldChar w:fldCharType="end"/>
        </w:r>
      </w:hyperlink>
    </w:p>
    <w:p w14:paraId="1C0C9FEF" w14:textId="1F1C030A"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42" w:history="1">
        <w:r w:rsidRPr="00815D6E">
          <w:rPr>
            <w:rStyle w:val="Hyperlink"/>
            <w:noProof/>
          </w:rPr>
          <w:t>Gambar 3.35 Mockup Halaman Antrean Keluar dan Pusat Risiko</w:t>
        </w:r>
        <w:r>
          <w:rPr>
            <w:noProof/>
            <w:webHidden/>
          </w:rPr>
          <w:tab/>
        </w:r>
        <w:r>
          <w:rPr>
            <w:noProof/>
            <w:webHidden/>
          </w:rPr>
          <w:fldChar w:fldCharType="begin"/>
        </w:r>
        <w:r>
          <w:rPr>
            <w:noProof/>
            <w:webHidden/>
          </w:rPr>
          <w:instrText xml:space="preserve"> PAGEREF _Toc242453142 \h </w:instrText>
        </w:r>
        <w:r>
          <w:rPr>
            <w:noProof/>
            <w:webHidden/>
          </w:rPr>
        </w:r>
        <w:r>
          <w:rPr>
            <w:noProof/>
            <w:webHidden/>
          </w:rPr>
          <w:fldChar w:fldCharType="separate"/>
        </w:r>
        <w:r>
          <w:rPr>
            <w:noProof/>
            <w:webHidden/>
          </w:rPr>
          <w:t>41</w:t>
        </w:r>
        <w:r>
          <w:rPr>
            <w:noProof/>
            <w:webHidden/>
          </w:rPr>
          <w:fldChar w:fldCharType="end"/>
        </w:r>
      </w:hyperlink>
    </w:p>
    <w:p w14:paraId="2B605490" w14:textId="64A772D5"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43" w:history="1">
        <w:r w:rsidRPr="00815D6E">
          <w:rPr>
            <w:rStyle w:val="Hyperlink"/>
            <w:noProof/>
          </w:rPr>
          <w:t>Gambar 3.36 Mockup Halaman Tim dan Akses</w:t>
        </w:r>
        <w:r>
          <w:rPr>
            <w:noProof/>
            <w:webHidden/>
          </w:rPr>
          <w:tab/>
        </w:r>
        <w:r>
          <w:rPr>
            <w:noProof/>
            <w:webHidden/>
          </w:rPr>
          <w:fldChar w:fldCharType="begin"/>
        </w:r>
        <w:r>
          <w:rPr>
            <w:noProof/>
            <w:webHidden/>
          </w:rPr>
          <w:instrText xml:space="preserve"> PAGEREF _Toc242453143 \h </w:instrText>
        </w:r>
        <w:r>
          <w:rPr>
            <w:noProof/>
            <w:webHidden/>
          </w:rPr>
        </w:r>
        <w:r>
          <w:rPr>
            <w:noProof/>
            <w:webHidden/>
          </w:rPr>
          <w:fldChar w:fldCharType="separate"/>
        </w:r>
        <w:r>
          <w:rPr>
            <w:noProof/>
            <w:webHidden/>
          </w:rPr>
          <w:t>42</w:t>
        </w:r>
        <w:r>
          <w:rPr>
            <w:noProof/>
            <w:webHidden/>
          </w:rPr>
          <w:fldChar w:fldCharType="end"/>
        </w:r>
      </w:hyperlink>
    </w:p>
    <w:p w14:paraId="2998EFC1" w14:textId="555B9BF4"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44" w:history="1">
        <w:r w:rsidRPr="00815D6E">
          <w:rPr>
            <w:rStyle w:val="Hyperlink"/>
            <w:noProof/>
          </w:rPr>
          <w:t>Gambar 3.37 Mockup Halaman Log Audit</w:t>
        </w:r>
        <w:r>
          <w:rPr>
            <w:noProof/>
            <w:webHidden/>
          </w:rPr>
          <w:tab/>
        </w:r>
        <w:r>
          <w:rPr>
            <w:noProof/>
            <w:webHidden/>
          </w:rPr>
          <w:fldChar w:fldCharType="begin"/>
        </w:r>
        <w:r>
          <w:rPr>
            <w:noProof/>
            <w:webHidden/>
          </w:rPr>
          <w:instrText xml:space="preserve"> PAGEREF _Toc242453144 \h </w:instrText>
        </w:r>
        <w:r>
          <w:rPr>
            <w:noProof/>
            <w:webHidden/>
          </w:rPr>
        </w:r>
        <w:r>
          <w:rPr>
            <w:noProof/>
            <w:webHidden/>
          </w:rPr>
          <w:fldChar w:fldCharType="separate"/>
        </w:r>
        <w:r>
          <w:rPr>
            <w:noProof/>
            <w:webHidden/>
          </w:rPr>
          <w:t>42</w:t>
        </w:r>
        <w:r>
          <w:rPr>
            <w:noProof/>
            <w:webHidden/>
          </w:rPr>
          <w:fldChar w:fldCharType="end"/>
        </w:r>
      </w:hyperlink>
    </w:p>
    <w:p w14:paraId="6B3297FA" w14:textId="1DF68C2D" w:rsidR="002E3237" w:rsidRDefault="002E3237">
      <w:pPr>
        <w:pStyle w:val="TableofFigures"/>
        <w:tabs>
          <w:tab w:val="right" w:leader="dot" w:pos="8738"/>
        </w:tabs>
        <w:rPr>
          <w:rFonts w:asciiTheme="minorHAnsi" w:eastAsiaTheme="minorEastAsia" w:hAnsiTheme="minorHAnsi" w:cstheme="minorBidi"/>
          <w:noProof/>
          <w:kern w:val="2"/>
          <w:sz w:val="24"/>
          <w:szCs w:val="24"/>
          <w:lang w:val="en-ID"/>
          <w14:ligatures w14:val="standardContextual"/>
        </w:rPr>
      </w:pPr>
      <w:hyperlink w:anchor="_Toc242453145" w:history="1">
        <w:r w:rsidRPr="00815D6E">
          <w:rPr>
            <w:rStyle w:val="Hyperlink"/>
            <w:noProof/>
          </w:rPr>
          <w:t>Gambar 3.38 Siklus Hidup Metode Pengembangan eXtreme Programming (Ambler, 2002)</w:t>
        </w:r>
        <w:r>
          <w:rPr>
            <w:noProof/>
            <w:webHidden/>
          </w:rPr>
          <w:tab/>
        </w:r>
        <w:r>
          <w:rPr>
            <w:noProof/>
            <w:webHidden/>
          </w:rPr>
          <w:fldChar w:fldCharType="begin"/>
        </w:r>
        <w:r>
          <w:rPr>
            <w:noProof/>
            <w:webHidden/>
          </w:rPr>
          <w:instrText xml:space="preserve"> PAGEREF _Toc242453145 \h </w:instrText>
        </w:r>
        <w:r>
          <w:rPr>
            <w:noProof/>
            <w:webHidden/>
          </w:rPr>
        </w:r>
        <w:r>
          <w:rPr>
            <w:noProof/>
            <w:webHidden/>
          </w:rPr>
          <w:fldChar w:fldCharType="separate"/>
        </w:r>
        <w:r>
          <w:rPr>
            <w:noProof/>
            <w:webHidden/>
          </w:rPr>
          <w:t>43</w:t>
        </w:r>
        <w:r>
          <w:rPr>
            <w:noProof/>
            <w:webHidden/>
          </w:rPr>
          <w:fldChar w:fldCharType="end"/>
        </w:r>
      </w:hyperlink>
    </w:p>
    <w:p w14:paraId="286422CD" w14:textId="0EFD3BFF" w:rsidR="00DA7AD2" w:rsidRDefault="00474115">
      <w:pPr>
        <w:pStyle w:val="TableofFigures"/>
      </w:pPr>
      <w:r>
        <w:fldChar w:fldCharType="end"/>
      </w:r>
    </w:p>
    <w:p w14:paraId="2497D529" w14:textId="77777777" w:rsidR="0050496F" w:rsidRPr="00136417" w:rsidRDefault="0050496F" w:rsidP="0050496F">
      <w:pPr>
        <w:pStyle w:val="Heading1"/>
        <w:spacing w:before="0" w:after="360" w:line="276" w:lineRule="auto"/>
        <w:ind w:left="0"/>
        <w:jc w:val="left"/>
        <w:rPr>
          <w:color w:val="000000" w:themeColor="text1"/>
          <w:sz w:val="28"/>
          <w:szCs w:val="28"/>
        </w:rPr>
        <w:sectPr w:rsidR="0050496F" w:rsidRPr="00136417" w:rsidSect="00AB031D">
          <w:footerReference w:type="default" r:id="rId10"/>
          <w:pgSz w:w="11906" w:h="16838" w:code="9"/>
          <w:pgMar w:top="1599" w:right="1480" w:bottom="1599" w:left="1678" w:header="0" w:footer="787" w:gutter="0"/>
          <w:cols w:space="720"/>
          <w:docGrid w:linePitch="299"/>
        </w:sectPr>
      </w:pPr>
    </w:p>
    <w:p w14:paraId="6FD952B2" w14:textId="77777777" w:rsidR="00DA7AD2" w:rsidRDefault="00474115">
      <w:pPr>
        <w:pStyle w:val="Heading1"/>
        <w:keepNext/>
        <w:pageBreakBefore/>
        <w:spacing w:after="360"/>
      </w:pPr>
      <w:bookmarkStart w:id="32" w:name="_Toc242453060"/>
      <w:r>
        <w:lastRenderedPageBreak/>
        <w:t>BAB I PENDAHULUAN</w:t>
      </w:r>
      <w:bookmarkEnd w:id="32"/>
    </w:p>
    <w:p w14:paraId="7F465778" w14:textId="77777777" w:rsidR="00DA7AD2" w:rsidRDefault="00474115">
      <w:pPr>
        <w:pStyle w:val="Heading2"/>
        <w:keepNext/>
        <w:spacing w:before="280" w:after="200"/>
      </w:pPr>
      <w:bookmarkStart w:id="33" w:name="_Toc242453061"/>
      <w:r>
        <w:t>1.1 Latar Belakang</w:t>
      </w:r>
      <w:bookmarkEnd w:id="33"/>
    </w:p>
    <w:p w14:paraId="48968A82" w14:textId="13F36B9E" w:rsidR="00DA7AD2" w:rsidRDefault="00474115">
      <w:pPr>
        <w:pStyle w:val="BodyText"/>
        <w:spacing w:after="120" w:line="360" w:lineRule="auto"/>
        <w:ind w:firstLine="567"/>
        <w:jc w:val="both"/>
      </w:pPr>
      <w:r>
        <w:t xml:space="preserve">Perkembangan teknologi informasi telah mengubah cara organisasi melayani pelanggannya. Aplikasi pesan instan seperti WhatsApp kini bukan sekadar alat komunikasi pribadi, melainkan pintu masuk utama pertanyaan dan transaksi pelanggan, khususnya pada usaha kecil dan menengah. Pelanggan memilih kanal berdasarkan kemudahan dan kecepatan, sehingga mutu kanal yang sudah dipakai lebih menentukan daripada menambah kanal baru </w:t>
      </w:r>
      <w:r>
        <w:fldChar w:fldCharType="begin"/>
      </w:r>
      <w:r>
        <w:instrText xml:space="preserve"> CITATION Wolf2023 \l 1057 </w:instrText>
      </w:r>
      <w:r>
        <w:fldChar w:fldCharType="separate"/>
      </w:r>
      <w:r w:rsidR="002E3237">
        <w:rPr>
          <w:noProof/>
        </w:rPr>
        <w:t xml:space="preserve"> </w:t>
      </w:r>
      <w:r w:rsidR="002E3237" w:rsidRPr="002E3237">
        <w:rPr>
          <w:noProof/>
        </w:rPr>
        <w:t>(Wolf &amp; Steul-Fischer, 2023)</w:t>
      </w:r>
      <w:r>
        <w:fldChar w:fldCharType="end"/>
      </w:r>
      <w:r>
        <w:t xml:space="preserve">. Bersamaan dengan itu, kecerdasan artifisial generatif yang dipadukan dengan teknik </w:t>
      </w:r>
      <w:r>
        <w:rPr>
          <w:i/>
        </w:rPr>
        <w:t>retrieval-augmented generation</w:t>
      </w:r>
      <w:r>
        <w:t xml:space="preserve"> (RAG) memungkinkan chatbot menjawab berdasarkan dokumen resmi organisasi sehingga jawabannya dapat ditelusuri sumbernya </w:t>
      </w:r>
      <w:r>
        <w:fldChar w:fldCharType="begin"/>
      </w:r>
      <w:r>
        <w:instrText xml:space="preserve"> CITATION Fan2024 \l 1057 </w:instrText>
      </w:r>
      <w:r>
        <w:fldChar w:fldCharType="separate"/>
      </w:r>
      <w:r w:rsidR="002E3237">
        <w:rPr>
          <w:noProof/>
        </w:rPr>
        <w:t xml:space="preserve"> </w:t>
      </w:r>
      <w:r w:rsidR="002E3237" w:rsidRPr="002E3237">
        <w:rPr>
          <w:noProof/>
        </w:rPr>
        <w:t>(Fan, et al., 2024)</w:t>
      </w:r>
      <w:r>
        <w:fldChar w:fldCharType="end"/>
      </w:r>
      <w:r>
        <w:t>. Kombinasi kanal pesan instan, data pelanggan terpusat, dan pengukuran kinerja inilah yang mendorong lahirnya sistem informasi layanan pelanggan berbasis AI seperti yang dibangun dalam proyek ini.</w:t>
      </w:r>
    </w:p>
    <w:p w14:paraId="524C7711" w14:textId="77777777" w:rsidR="00DA7AD2" w:rsidRDefault="00474115">
      <w:pPr>
        <w:pStyle w:val="BodyText"/>
        <w:spacing w:after="120" w:line="360" w:lineRule="auto"/>
        <w:ind w:firstLine="567"/>
        <w:jc w:val="both"/>
      </w:pPr>
      <w:r>
        <w:t>Mitra proyek ini adalah Bimbingan Belajar Asentra, penyedia jasa pendidikan nonformal yang menyelenggarakan kelas eksklusif, program reguler, dan kelas persiapan tes kemampuan akademik. Asentra melayani calon siswa melalui lebih dari satu nomor WhatsApp, yaitu nomor admin dan nomor sales, tetapi tidak ada sistem yang menaungi keduanya. Akibatnya tidak ada pihak yang mengetahui berapa percakapan masuk pada tiap nomor, siapa yang menanganinya, dan percakapan mana yang belum dibalas. Semua pertanyaan mengenai jadwal, biaya, fasilitas, dan cara pendaftaran dijawab manual dari ponsel masing-masing sehingga kecepatan balasan bergantung pada siapa yang sedang memegang nomor. Informasi program dan jadwal hanya beredar sebagai kartu gambar di percakapan, sehingga admin menjawab pertanyaan yang sama berulang kali. Percakapan tersimpan terpisah di beberapa perangkat tanpa riwayat terpusat maupun hak akses per nomor, data calon siswa tidak pernah tercatat, tindak lanjut bergantung pada ingatan, dan peluang pendaftaran hilang tanpa terdeteksi.</w:t>
      </w:r>
    </w:p>
    <w:p w14:paraId="5A8098D9" w14:textId="77777777" w:rsidR="00DA7AD2" w:rsidRDefault="00474115">
      <w:pPr>
        <w:pStyle w:val="BodyText"/>
        <w:spacing w:after="120" w:line="360" w:lineRule="auto"/>
        <w:ind w:firstLine="567"/>
        <w:jc w:val="both"/>
      </w:pPr>
      <w:r>
        <w:t xml:space="preserve">Untuk menjawab permasalahan tersebut dibangun SAPA (Sistem Asisten Pelanggan dan Akuisisi), aplikasi web yang menautkan beberapa nomor WhatsApp milik Asentra melalui pemindaian kode QR dan menyatukan seluruh percakapan dalam satu kotak masuk omnichannel. SAPA menjawab pertanyaan berulang dari basis pengetahuan </w:t>
      </w:r>
      <w:r>
        <w:lastRenderedPageBreak/>
        <w:t>resmi mitra dengan menyertakan sumber kutipan, mengenali maksud pesan, menarik data calon siswa (jenjang, kelas, mata pelajaran), dan menghitung skor prioritas tindak lanjut yang komponennya dapat dilihat. Percakapan dialihkan kepada admin ketika keyakinan AI rendah atau pelanggan memintanya. Hak akses per nomor ditegakkan di sisi server, setiap tindakan penting tercatat dalam log audit, mesin anti-ban menjaga ritme pengiriman untuk menekan risiko pembatasan nomor, dan dasbor menampilkan volume percakapan, waktu balas pertama, percakapan belum dibalas, serta konversi pendaftaran per nomor.</w:t>
      </w:r>
    </w:p>
    <w:p w14:paraId="12749639" w14:textId="77777777" w:rsidR="00DA7AD2" w:rsidRDefault="00474115">
      <w:pPr>
        <w:pStyle w:val="Heading2"/>
        <w:keepNext/>
        <w:spacing w:before="280" w:after="200"/>
      </w:pPr>
      <w:bookmarkStart w:id="34" w:name="_Toc242453062"/>
      <w:r>
        <w:t>1.2 Perumusan Masalah</w:t>
      </w:r>
      <w:bookmarkEnd w:id="34"/>
    </w:p>
    <w:p w14:paraId="1DB3D6EF" w14:textId="77777777" w:rsidR="00DA7AD2" w:rsidRDefault="00474115">
      <w:pPr>
        <w:pStyle w:val="BodyText"/>
        <w:spacing w:after="120" w:line="360" w:lineRule="auto"/>
        <w:ind w:firstLine="567"/>
        <w:jc w:val="both"/>
      </w:pPr>
      <w:r>
        <w:t xml:space="preserve">Rumusan masalah yang dapat didefinisikan dalam </w:t>
      </w:r>
      <w:r>
        <w:rPr>
          <w:i/>
        </w:rPr>
        <w:t>software project</w:t>
      </w:r>
      <w:r>
        <w:t xml:space="preserve"> ini adalah sebagai berikut.</w:t>
      </w:r>
    </w:p>
    <w:p w14:paraId="17495A94" w14:textId="77777777" w:rsidR="00DA7AD2" w:rsidRDefault="00474115">
      <w:pPr>
        <w:pStyle w:val="ListParagraph"/>
        <w:tabs>
          <w:tab w:val="left" w:pos="567"/>
        </w:tabs>
        <w:spacing w:after="40" w:line="360" w:lineRule="auto"/>
        <w:ind w:left="567" w:hanging="340"/>
        <w:jc w:val="both"/>
      </w:pPr>
      <w:r>
        <w:t>1.</w:t>
      </w:r>
      <w:r>
        <w:tab/>
        <w:t>Bagaimana merancang sistem informasi yang menyatukan beberapa nomor WhatsApp milik Bimbingan Belajar Asentra ke dalam satu kotak masuk omnichannel sehingga seluruh percakapan dan data calon siswa terpusat?</w:t>
      </w:r>
    </w:p>
    <w:p w14:paraId="7424ABBD" w14:textId="77777777" w:rsidR="00DA7AD2" w:rsidRDefault="00474115">
      <w:pPr>
        <w:pStyle w:val="ListParagraph"/>
        <w:tabs>
          <w:tab w:val="left" w:pos="567"/>
        </w:tabs>
        <w:spacing w:after="40" w:line="360" w:lineRule="auto"/>
        <w:ind w:left="567" w:hanging="340"/>
        <w:jc w:val="both"/>
      </w:pPr>
      <w:r>
        <w:t>2.</w:t>
      </w:r>
      <w:r>
        <w:tab/>
        <w:t>Bagaimana membangun pemantauan per nomor WhatsApp yang menampilkan volume percakapan, waktu balas pertama, percakapan belum dibalas, dan konversi menjadi pendaftaran?</w:t>
      </w:r>
    </w:p>
    <w:p w14:paraId="3DDD78E8" w14:textId="77777777" w:rsidR="00DA7AD2" w:rsidRDefault="00474115">
      <w:pPr>
        <w:pStyle w:val="ListParagraph"/>
        <w:tabs>
          <w:tab w:val="left" w:pos="567"/>
        </w:tabs>
        <w:spacing w:after="40" w:line="360" w:lineRule="auto"/>
        <w:ind w:left="567" w:hanging="340"/>
        <w:jc w:val="both"/>
      </w:pPr>
      <w:r>
        <w:t>3.</w:t>
      </w:r>
      <w:r>
        <w:tab/>
        <w:t>Bagaimana menerapkan kecerdasan artifisial yang menjawab pertanyaan berdasarkan basis pengetahuan resmi, mengenali maksud pesan, menarik data calon siswa, dan menentukan prioritas tindak lanjut secara dapat dipertanggungjawabkan?</w:t>
      </w:r>
    </w:p>
    <w:p w14:paraId="747430DF" w14:textId="77777777" w:rsidR="00DA7AD2" w:rsidRDefault="00474115">
      <w:pPr>
        <w:pStyle w:val="ListParagraph"/>
        <w:tabs>
          <w:tab w:val="left" w:pos="567"/>
        </w:tabs>
        <w:spacing w:after="40" w:line="360" w:lineRule="auto"/>
        <w:ind w:left="567" w:hanging="340"/>
        <w:jc w:val="both"/>
      </w:pPr>
      <w:r>
        <w:t>4.</w:t>
      </w:r>
      <w:r>
        <w:tab/>
        <w:t>Bagaimana menerapkan kontrol akses berbasis peran sehingga setiap pengguna hanya dapat melihat dan membalas percakapan pada nomor WhatsApp yang menjadi tanggung jawabnya?</w:t>
      </w:r>
    </w:p>
    <w:p w14:paraId="2883DDFD" w14:textId="77777777" w:rsidR="00DA7AD2" w:rsidRDefault="00474115">
      <w:pPr>
        <w:pStyle w:val="ListParagraph"/>
        <w:tabs>
          <w:tab w:val="left" w:pos="567"/>
        </w:tabs>
        <w:spacing w:after="40" w:line="360" w:lineRule="auto"/>
        <w:ind w:left="567" w:hanging="340"/>
        <w:jc w:val="both"/>
      </w:pPr>
      <w:r>
        <w:t>5.</w:t>
      </w:r>
      <w:r>
        <w:tab/>
        <w:t>Bagaimana menjaga kelayakan operasional pengiriman pesan pada kanal WhatsApp tidak resmi, termasuk pengelolaan risiko pembatasan nomor dan pelindungan data pribadi calon siswa?</w:t>
      </w:r>
    </w:p>
    <w:p w14:paraId="65E7F9DE" w14:textId="77777777" w:rsidR="00DA7AD2" w:rsidRDefault="00474115">
      <w:pPr>
        <w:pStyle w:val="Heading2"/>
        <w:keepNext/>
        <w:spacing w:before="280" w:after="200"/>
      </w:pPr>
      <w:bookmarkStart w:id="35" w:name="_Toc242453063"/>
      <w:r>
        <w:t>1.3 Manfaat Aplikasi</w:t>
      </w:r>
      <w:bookmarkEnd w:id="35"/>
    </w:p>
    <w:p w14:paraId="0F699404" w14:textId="77777777" w:rsidR="00DA7AD2" w:rsidRDefault="00474115">
      <w:pPr>
        <w:pStyle w:val="BodyText"/>
        <w:spacing w:after="120" w:line="360" w:lineRule="auto"/>
        <w:ind w:firstLine="567"/>
        <w:jc w:val="both"/>
      </w:pPr>
      <w:r>
        <w:t>Manfaat aplikasi ini secara umum adalah memberi Bimbingan Belajar Asentra satu sumber kebenaran untuk seluruh percakapan calon siswa, sekaligus bukti terukur bahwa kualitas layanan dapat dievaluasi, bukan sekadar diingat.</w:t>
      </w:r>
    </w:p>
    <w:p w14:paraId="6060132D" w14:textId="77777777" w:rsidR="00DA7AD2" w:rsidRDefault="00474115">
      <w:pPr>
        <w:pStyle w:val="BodyText"/>
        <w:spacing w:after="120" w:line="360" w:lineRule="auto"/>
        <w:ind w:firstLine="567"/>
        <w:jc w:val="both"/>
      </w:pPr>
      <w:r>
        <w:t>Adapun manfaat secara khusus di antaranya adalah sebagai berikut.</w:t>
      </w:r>
    </w:p>
    <w:p w14:paraId="60CC8840" w14:textId="77777777" w:rsidR="00DA7AD2" w:rsidRDefault="00474115">
      <w:pPr>
        <w:pStyle w:val="ListParagraph"/>
        <w:tabs>
          <w:tab w:val="left" w:pos="567"/>
        </w:tabs>
        <w:spacing w:after="40" w:line="360" w:lineRule="auto"/>
        <w:ind w:left="567" w:hanging="340"/>
        <w:jc w:val="both"/>
      </w:pPr>
      <w:r>
        <w:t>1.</w:t>
      </w:r>
      <w:r>
        <w:tab/>
        <w:t xml:space="preserve">Pertanyaan berulang dijawab otomatis dari basis pengetahuan resmi sehingga admin dan </w:t>
      </w:r>
      <w:r>
        <w:lastRenderedPageBreak/>
        <w:t>sales dapat berfokus pada percakapan yang membutuhkan manusia.</w:t>
      </w:r>
    </w:p>
    <w:p w14:paraId="2193F677" w14:textId="77777777" w:rsidR="00DA7AD2" w:rsidRDefault="00474115">
      <w:pPr>
        <w:pStyle w:val="ListParagraph"/>
        <w:tabs>
          <w:tab w:val="left" w:pos="567"/>
        </w:tabs>
        <w:spacing w:after="40" w:line="360" w:lineRule="auto"/>
        <w:ind w:left="567" w:hanging="340"/>
        <w:jc w:val="both"/>
      </w:pPr>
      <w:r>
        <w:t>2.</w:t>
      </w:r>
      <w:r>
        <w:tab/>
        <w:t>Setiap calon siswa otomatis tercatat sebagai kontak dan prospek lengkap dengan tahap tindak lanjut dan skor prioritas yang dapat dijelaskan, sehingga peluang pendaftaran tidak hilang.</w:t>
      </w:r>
    </w:p>
    <w:p w14:paraId="4462E655" w14:textId="77777777" w:rsidR="00DA7AD2" w:rsidRDefault="00474115">
      <w:pPr>
        <w:pStyle w:val="ListParagraph"/>
        <w:tabs>
          <w:tab w:val="left" w:pos="567"/>
        </w:tabs>
        <w:spacing w:after="40" w:line="360" w:lineRule="auto"/>
        <w:ind w:left="567" w:hanging="340"/>
        <w:jc w:val="both"/>
      </w:pPr>
      <w:r>
        <w:t>3.</w:t>
      </w:r>
      <w:r>
        <w:tab/>
        <w:t>Pengelola memperoleh pemantauan per nomor: volume percakapan, waktu balas pertama, percakapan belum dibalas, dan konversi pendaftaran.</w:t>
      </w:r>
    </w:p>
    <w:p w14:paraId="212B2013" w14:textId="77777777" w:rsidR="00DA7AD2" w:rsidRDefault="00474115">
      <w:pPr>
        <w:pStyle w:val="ListParagraph"/>
        <w:tabs>
          <w:tab w:val="left" w:pos="567"/>
        </w:tabs>
        <w:spacing w:after="40" w:line="360" w:lineRule="auto"/>
        <w:ind w:left="567" w:hanging="340"/>
        <w:jc w:val="both"/>
      </w:pPr>
      <w:r>
        <w:t>4.</w:t>
      </w:r>
      <w:r>
        <w:tab/>
        <w:t>Hak akses per nomor menegakkan pembagian kerja admin dan sales, sementara log audit memungkinkan penelusuran setiap perubahan pengaturan dan tindakan penting.</w:t>
      </w:r>
    </w:p>
    <w:p w14:paraId="0E7A408A" w14:textId="77777777" w:rsidR="00DA7AD2" w:rsidRDefault="00474115">
      <w:pPr>
        <w:pStyle w:val="ListParagraph"/>
        <w:tabs>
          <w:tab w:val="left" w:pos="567"/>
        </w:tabs>
        <w:spacing w:after="40" w:line="360" w:lineRule="auto"/>
        <w:ind w:left="567" w:hanging="340"/>
        <w:jc w:val="both"/>
      </w:pPr>
      <w:r>
        <w:t>5.</w:t>
      </w:r>
      <w:r>
        <w:tab/>
        <w:t>Risiko pembatasan nomor WhatsApp ditekan melalui penilaian pesan sebelum dikirim, batas laju bertingkat, pemanasan nomor, dan rencana pemulihan insiden.</w:t>
      </w:r>
    </w:p>
    <w:p w14:paraId="030A9420" w14:textId="77777777" w:rsidR="00DA7AD2" w:rsidRDefault="00474115">
      <w:pPr>
        <w:pStyle w:val="ListParagraph"/>
        <w:tabs>
          <w:tab w:val="left" w:pos="567"/>
        </w:tabs>
        <w:spacing w:after="40" w:line="360" w:lineRule="auto"/>
        <w:ind w:left="567" w:hanging="340"/>
        <w:jc w:val="both"/>
      </w:pPr>
      <w:r>
        <w:t>6.</w:t>
      </w:r>
      <w:r>
        <w:tab/>
        <w:t>Data pribadi calon siswa dikelola seperlunya dengan akses terbatas, sejalan dengan UU No. 27 Tahun 2022 tentang Pelindungan Data Pribadi.</w:t>
      </w:r>
    </w:p>
    <w:p w14:paraId="47E1469F" w14:textId="77777777" w:rsidR="00DA7AD2" w:rsidRDefault="00474115">
      <w:pPr>
        <w:pStyle w:val="Heading1"/>
        <w:keepNext/>
        <w:pageBreakBefore/>
        <w:spacing w:after="360"/>
      </w:pPr>
      <w:bookmarkStart w:id="36" w:name="_Toc242453064"/>
      <w:r>
        <w:lastRenderedPageBreak/>
        <w:t>BAB II TINJAUAN PUSTAKA DAN LANDASAN TEORI</w:t>
      </w:r>
      <w:bookmarkEnd w:id="36"/>
    </w:p>
    <w:p w14:paraId="285F280B" w14:textId="77777777" w:rsidR="00DA7AD2" w:rsidRDefault="00474115">
      <w:pPr>
        <w:pStyle w:val="Heading2"/>
        <w:keepNext/>
        <w:spacing w:before="280" w:after="200"/>
      </w:pPr>
      <w:bookmarkStart w:id="37" w:name="_Toc242453065"/>
      <w:r>
        <w:t>2.1 Tinjauan Pustaka</w:t>
      </w:r>
      <w:bookmarkEnd w:id="37"/>
    </w:p>
    <w:p w14:paraId="658FF626" w14:textId="5371765A" w:rsidR="00DA7AD2" w:rsidRDefault="00474115">
      <w:pPr>
        <w:pStyle w:val="BodyText"/>
        <w:spacing w:after="120" w:line="360" w:lineRule="auto"/>
        <w:ind w:firstLine="567"/>
        <w:jc w:val="both"/>
      </w:pPr>
      <w:r>
        <w:t xml:space="preserve">Tinjauan sistematis terhadap 40 publikasi empiris menelaah pengalaman pelanggan saat berinteraksi dengan chatbot layanan pelanggan </w:t>
      </w:r>
      <w:r>
        <w:fldChar w:fldCharType="begin"/>
      </w:r>
      <w:r>
        <w:instrText xml:space="preserve"> CITATION Nicolescu2022 \l 1057 </w:instrText>
      </w:r>
      <w:r>
        <w:fldChar w:fldCharType="separate"/>
      </w:r>
      <w:r w:rsidR="002E3237">
        <w:rPr>
          <w:noProof/>
        </w:rPr>
        <w:t xml:space="preserve"> </w:t>
      </w:r>
      <w:r w:rsidR="002E3237" w:rsidRPr="002E3237">
        <w:rPr>
          <w:noProof/>
        </w:rPr>
        <w:t>(Nicolescu &amp; Tudorache, 2022)</w:t>
      </w:r>
      <w:r>
        <w:fldChar w:fldCharType="end"/>
      </w:r>
      <w:r>
        <w:t>. Faktor pengalaman pelanggan dikelompokkan menjadi faktor yang melekat pada chatbot (fitur fungsional, fitur sistem, dan fitur antropomorfik), pada pelanggan, dan pada konteks pemakaian. Kombinasi faktor tersebut membentuk persepsi positif atau negatif yang kemudian menentukan niat dan perilaku pelanggan terhadap teknologi maupun perusahaan.</w:t>
      </w:r>
    </w:p>
    <w:p w14:paraId="5EE30CEF" w14:textId="391CF781" w:rsidR="00DA7AD2" w:rsidRDefault="00474115">
      <w:pPr>
        <w:pStyle w:val="BodyText"/>
        <w:spacing w:after="120" w:line="360" w:lineRule="auto"/>
        <w:ind w:firstLine="567"/>
        <w:jc w:val="both"/>
      </w:pPr>
      <w:r>
        <w:t xml:space="preserve">Chatbot AI yang terhubung dengan WhatsApp telah dibangun untuk konsultasi dan penjualan rakitan komputer di Toko Micro Batam; jawaban yang bersumber dari data produk membuat layanan lebih cepat, menurunkan beban staf, dan membuat pertanyaan tetap terjawab di luar jam operasional </w:t>
      </w:r>
      <w:r>
        <w:fldChar w:fldCharType="begin"/>
      </w:r>
      <w:r>
        <w:instrText xml:space="preserve"> CITATION Prasetyo2025 \l 1057 </w:instrText>
      </w:r>
      <w:r>
        <w:fldChar w:fldCharType="separate"/>
      </w:r>
      <w:r w:rsidR="002E3237">
        <w:rPr>
          <w:noProof/>
        </w:rPr>
        <w:t xml:space="preserve"> </w:t>
      </w:r>
      <w:r w:rsidR="002E3237" w:rsidRPr="002E3237">
        <w:rPr>
          <w:noProof/>
        </w:rPr>
        <w:t>(Prasetyo, Puteri, &amp; Sabariman, 2025)</w:t>
      </w:r>
      <w:r>
        <w:fldChar w:fldCharType="end"/>
      </w:r>
      <w:r>
        <w:t xml:space="preserve">. Chatbot WhatsApp juga dirancang sebagai solusi layanan informasi karena pelanggan menilai informasi yang diterima tidak memadai dan jawaban petugas lambat; hasil uji </w:t>
      </w:r>
      <w:r>
        <w:rPr>
          <w:i/>
        </w:rPr>
        <w:t>black box</w:t>
      </w:r>
      <w:r>
        <w:t xml:space="preserve"> dan kuesioner kepuasan menunjukkan rata-rata akurasi 98,6 persen </w:t>
      </w:r>
      <w:r>
        <w:fldChar w:fldCharType="begin"/>
      </w:r>
      <w:r>
        <w:instrText xml:space="preserve"> CITATION Puspitasari2025 \l 1057 </w:instrText>
      </w:r>
      <w:r>
        <w:fldChar w:fldCharType="separate"/>
      </w:r>
      <w:r w:rsidR="002E3237">
        <w:rPr>
          <w:noProof/>
        </w:rPr>
        <w:t xml:space="preserve"> </w:t>
      </w:r>
      <w:r w:rsidR="002E3237" w:rsidRPr="002E3237">
        <w:rPr>
          <w:noProof/>
        </w:rPr>
        <w:t>(Puspitasari, 2025)</w:t>
      </w:r>
      <w:r>
        <w:fldChar w:fldCharType="end"/>
      </w:r>
      <w:r>
        <w:t>.</w:t>
      </w:r>
    </w:p>
    <w:p w14:paraId="477413B3" w14:textId="79B8D67C" w:rsidR="00DA7AD2" w:rsidRDefault="00474115">
      <w:pPr>
        <w:pStyle w:val="BodyText"/>
        <w:spacing w:after="120" w:line="360" w:lineRule="auto"/>
        <w:ind w:firstLine="567"/>
        <w:jc w:val="both"/>
      </w:pPr>
      <w:r>
        <w:t xml:space="preserve">Pada sisi teknik penjawaban, metode RAG diterapkan untuk meningkatkan akurasi jawaban chatbot layanan pelanggan </w:t>
      </w:r>
      <w:r>
        <w:fldChar w:fldCharType="begin"/>
      </w:r>
      <w:r>
        <w:instrText xml:space="preserve"> CITATION Dhaman2025 \l 1057 </w:instrText>
      </w:r>
      <w:r>
        <w:fldChar w:fldCharType="separate"/>
      </w:r>
      <w:r w:rsidR="002E3237">
        <w:rPr>
          <w:noProof/>
        </w:rPr>
        <w:t xml:space="preserve"> </w:t>
      </w:r>
      <w:r w:rsidR="002E3237" w:rsidRPr="002E3237">
        <w:rPr>
          <w:noProof/>
        </w:rPr>
        <w:t>(Dhaman, Anggai, &amp; Waskita, 2025)</w:t>
      </w:r>
      <w:r>
        <w:fldChar w:fldCharType="end"/>
      </w:r>
      <w:r>
        <w:t xml:space="preserve">, dan chatbot WhatsApp berbasis RAG dan OpenAI dikembangkan untuk menjawab pertanyaan dari dokumen aturan organisasi </w:t>
      </w:r>
      <w:r>
        <w:fldChar w:fldCharType="begin"/>
      </w:r>
      <w:r>
        <w:instrText xml:space="preserve"> CITATION Imaduddin2026 \l 1057 </w:instrText>
      </w:r>
      <w:r>
        <w:fldChar w:fldCharType="separate"/>
      </w:r>
      <w:r w:rsidR="002E3237">
        <w:rPr>
          <w:noProof/>
        </w:rPr>
        <w:t xml:space="preserve"> </w:t>
      </w:r>
      <w:r w:rsidR="002E3237" w:rsidRPr="002E3237">
        <w:rPr>
          <w:noProof/>
        </w:rPr>
        <w:t>(Imaduddin, Susanto, &amp; Pradana, 2026)</w:t>
      </w:r>
      <w:r>
        <w:fldChar w:fldCharType="end"/>
      </w:r>
      <w:r>
        <w:t xml:space="preserve">. Keduanya menunjukkan bahwa menambatkan jawaban pada dokumen resmi merupakan cara utama menekan jawaban yang tidak berdasar. Dari sisi kanal, tinjauan atas 128 makalah mengurai 66 faktor pemilihan kanal ke dalam lima kategori; karakteristik kanal yang dipersepsikan, kebutuhan pelanggan, dan faktor situasional memengaruhi pilihan kanal secara langsung </w:t>
      </w:r>
      <w:r>
        <w:fldChar w:fldCharType="begin"/>
      </w:r>
      <w:r>
        <w:instrText xml:space="preserve"> CITATION Wolf2023 \l 1057 </w:instrText>
      </w:r>
      <w:r>
        <w:fldChar w:fldCharType="separate"/>
      </w:r>
      <w:r w:rsidR="002E3237">
        <w:rPr>
          <w:noProof/>
        </w:rPr>
        <w:t xml:space="preserve"> </w:t>
      </w:r>
      <w:r w:rsidR="002E3237" w:rsidRPr="002E3237">
        <w:rPr>
          <w:noProof/>
        </w:rPr>
        <w:t>(Wolf &amp; Steul-Fischer, 2023)</w:t>
      </w:r>
      <w:r>
        <w:fldChar w:fldCharType="end"/>
      </w:r>
      <w:r>
        <w:t>.</w:t>
      </w:r>
    </w:p>
    <w:p w14:paraId="4B24A2ED" w14:textId="77777777" w:rsidR="00DA7AD2" w:rsidRDefault="00474115">
      <w:pPr>
        <w:pStyle w:val="BodyText"/>
        <w:spacing w:after="120" w:line="360" w:lineRule="auto"/>
        <w:ind w:firstLine="567"/>
        <w:jc w:val="both"/>
      </w:pPr>
      <w:r>
        <w:t>Penelitian ini fokus pada celah yang belum dibahas penelitian di atas, yaitu menyatukan beberapa nomor WhatsApp dalam satu basis data, menegakkan kontrol akses per nomor, menyediakan pemantauan per kanal, dan mengendalikan risiko pembatasan nomor, tanpa mengganti nomor yang sudah dipakai mitra dan tanpa biaya per percakapan.</w:t>
      </w:r>
    </w:p>
    <w:p w14:paraId="578B4353" w14:textId="77777777" w:rsidR="00DA7AD2" w:rsidRDefault="00474115">
      <w:pPr>
        <w:pStyle w:val="Heading2"/>
        <w:keepNext/>
        <w:spacing w:before="280" w:after="200"/>
      </w:pPr>
      <w:bookmarkStart w:id="38" w:name="_Toc242453066"/>
      <w:r>
        <w:lastRenderedPageBreak/>
        <w:t>2.2 Landasan Teori</w:t>
      </w:r>
      <w:bookmarkEnd w:id="38"/>
    </w:p>
    <w:p w14:paraId="14A2B034" w14:textId="77777777" w:rsidR="00DA7AD2" w:rsidRDefault="00474115">
      <w:pPr>
        <w:pStyle w:val="Heading3"/>
        <w:keepNext/>
        <w:spacing w:before="200" w:after="120"/>
      </w:pPr>
      <w:bookmarkStart w:id="39" w:name="_Toc242453067"/>
      <w:r>
        <w:t>2.2.1 Kanal Pesan Instan dan Layanan Omnichannel</w:t>
      </w:r>
      <w:bookmarkEnd w:id="39"/>
    </w:p>
    <w:p w14:paraId="404E87B1" w14:textId="62CFE11A" w:rsidR="00DA7AD2" w:rsidRDefault="00474115">
      <w:pPr>
        <w:pStyle w:val="BodyText"/>
        <w:spacing w:after="120" w:line="360" w:lineRule="auto"/>
        <w:ind w:firstLine="567"/>
        <w:jc w:val="both"/>
      </w:pPr>
      <w:r>
        <w:t xml:space="preserve">Omnichannel adalah pendekatan layanan yang menyatukan berbagai titik kontak sehingga pelanggan mendapat pengalaman yang konsisten di kanal mana pun. Pemilihan kanal dipengaruhi karakteristik kanal yang dipersepsikan, kebutuhan pelanggan, dan faktor situasional, sehingga organisasi sebaiknya memperbaiki mutu kanal yang sudah dipakai pelanggannya </w:t>
      </w:r>
      <w:r>
        <w:fldChar w:fldCharType="begin"/>
      </w:r>
      <w:r>
        <w:instrText xml:space="preserve"> CITATION Wolf2023 \l 1057 </w:instrText>
      </w:r>
      <w:r>
        <w:fldChar w:fldCharType="separate"/>
      </w:r>
      <w:r w:rsidR="002E3237">
        <w:rPr>
          <w:noProof/>
        </w:rPr>
        <w:t xml:space="preserve"> </w:t>
      </w:r>
      <w:r w:rsidR="002E3237" w:rsidRPr="002E3237">
        <w:rPr>
          <w:noProof/>
        </w:rPr>
        <w:t>(Wolf &amp; Steul-Fischer, 2023)</w:t>
      </w:r>
      <w:r>
        <w:fldChar w:fldCharType="end"/>
      </w:r>
      <w:r>
        <w:t>. Pada SAPA, seluruh nomor WhatsApp mitra diperlakukan sebagai satu kanal layanan dengan satu kotak masuk dan satu riwayat percakapan.</w:t>
      </w:r>
    </w:p>
    <w:p w14:paraId="1FB8721C" w14:textId="77777777" w:rsidR="00DA7AD2" w:rsidRDefault="00474115">
      <w:pPr>
        <w:pStyle w:val="Heading3"/>
        <w:keepNext/>
        <w:spacing w:before="200" w:after="120"/>
      </w:pPr>
      <w:bookmarkStart w:id="40" w:name="_Toc242453068"/>
      <w:r>
        <w:t>2.2.2 Chatbot dan Retrieval-Augmented Generation (RAG)</w:t>
      </w:r>
      <w:bookmarkEnd w:id="40"/>
    </w:p>
    <w:p w14:paraId="01FE69BA" w14:textId="52D8764A" w:rsidR="00DA7AD2" w:rsidRDefault="00474115">
      <w:pPr>
        <w:pStyle w:val="BodyText"/>
        <w:spacing w:after="120" w:line="360" w:lineRule="auto"/>
        <w:ind w:firstLine="567"/>
        <w:jc w:val="both"/>
      </w:pPr>
      <w:r>
        <w:t xml:space="preserve">Chatbot adalah program yang melayani percakapan dengan manusia menggunakan bahasa alami. RAG menggabungkan model bahasa besar dengan pengambilan dokumen dari sumber pengetahuan eksternal sehingga jawaban dapat diperbarui tanpa melatih ulang model dan dapat dilacak asalnya, sekaligus mengurangi halusinasi </w:t>
      </w:r>
      <w:r>
        <w:fldChar w:fldCharType="begin"/>
      </w:r>
      <w:r>
        <w:instrText xml:space="preserve"> CITATION Fan2024 \l 1057 </w:instrText>
      </w:r>
      <w:r>
        <w:fldChar w:fldCharType="separate"/>
      </w:r>
      <w:r w:rsidR="002E3237">
        <w:rPr>
          <w:noProof/>
        </w:rPr>
        <w:t xml:space="preserve"> </w:t>
      </w:r>
      <w:r w:rsidR="002E3237" w:rsidRPr="002E3237">
        <w:rPr>
          <w:noProof/>
        </w:rPr>
        <w:t>(Fan, et al., 2024)</w:t>
      </w:r>
      <w:r>
        <w:fldChar w:fldCharType="end"/>
      </w:r>
      <w:r>
        <w:t xml:space="preserve">. Penerapan RAG pada layanan informasi sekolah terbukti membantu menjawab pertanyaan berulang berdasarkan dokumen resmi institusi </w:t>
      </w:r>
      <w:r>
        <w:fldChar w:fldCharType="begin"/>
      </w:r>
      <w:r>
        <w:instrText xml:space="preserve"> CITATION Elysia2024 \l 1057 </w:instrText>
      </w:r>
      <w:r>
        <w:fldChar w:fldCharType="separate"/>
      </w:r>
      <w:r w:rsidR="002E3237">
        <w:rPr>
          <w:noProof/>
        </w:rPr>
        <w:t xml:space="preserve"> </w:t>
      </w:r>
      <w:r w:rsidR="002E3237" w:rsidRPr="002E3237">
        <w:rPr>
          <w:noProof/>
        </w:rPr>
        <w:t>(Elysia &amp; Herianto, 2024)</w:t>
      </w:r>
      <w:r>
        <w:fldChar w:fldCharType="end"/>
      </w:r>
      <w:r>
        <w:t>.</w:t>
      </w:r>
    </w:p>
    <w:p w14:paraId="182AB7F9" w14:textId="77777777" w:rsidR="00DA7AD2" w:rsidRDefault="00474115">
      <w:pPr>
        <w:pStyle w:val="Heading3"/>
        <w:keepNext/>
        <w:spacing w:before="200" w:after="120"/>
      </w:pPr>
      <w:bookmarkStart w:id="41" w:name="_Toc242453069"/>
      <w:r>
        <w:t>2.2.3 Klasifikasi Maksud dan Skor Prioritas Prospek (Lead Scoring)</w:t>
      </w:r>
      <w:bookmarkEnd w:id="41"/>
    </w:p>
    <w:p w14:paraId="39E0962A" w14:textId="4E0F4696" w:rsidR="00DA7AD2" w:rsidRDefault="00474115">
      <w:pPr>
        <w:pStyle w:val="BodyText"/>
        <w:spacing w:after="120" w:line="360" w:lineRule="auto"/>
        <w:ind w:firstLine="567"/>
        <w:jc w:val="both"/>
      </w:pPr>
      <w:r>
        <w:t xml:space="preserve">Lead scoring adalah pemberian nilai pada setiap calon pelanggan untuk menentukan siapa yang ditindaklanjuti lebih dahulu. Pendekatan berbasis kecerdasan artifisial membedakan prospek "dingin" dan "panas" berdasarkan data perilaku, bukan tebakan pemasar </w:t>
      </w:r>
      <w:r>
        <w:fldChar w:fldCharType="begin"/>
      </w:r>
      <w:r>
        <w:instrText xml:space="preserve"> CITATION Jadli2023 \l 1057 </w:instrText>
      </w:r>
      <w:r>
        <w:fldChar w:fldCharType="separate"/>
      </w:r>
      <w:r w:rsidR="002E3237">
        <w:rPr>
          <w:noProof/>
        </w:rPr>
        <w:t xml:space="preserve"> </w:t>
      </w:r>
      <w:r w:rsidR="002E3237" w:rsidRPr="002E3237">
        <w:rPr>
          <w:noProof/>
        </w:rPr>
        <w:t>(Jadli, Hain, &amp; Hasbaoui, 2023)</w:t>
      </w:r>
      <w:r>
        <w:fldChar w:fldCharType="end"/>
      </w:r>
      <w:r>
        <w:t xml:space="preserve">. Model skor yang transparan membantu tim penjualan memprioritaskan prospek dengan peluang konversi tertinggi </w:t>
      </w:r>
      <w:r>
        <w:fldChar w:fldCharType="begin"/>
      </w:r>
      <w:r>
        <w:instrText xml:space="preserve"> CITATION GonzalezFlores2025 \l 1057 </w:instrText>
      </w:r>
      <w:r>
        <w:fldChar w:fldCharType="separate"/>
      </w:r>
      <w:r w:rsidR="002E3237">
        <w:rPr>
          <w:noProof/>
        </w:rPr>
        <w:t xml:space="preserve"> </w:t>
      </w:r>
      <w:r w:rsidR="002E3237" w:rsidRPr="002E3237">
        <w:rPr>
          <w:noProof/>
        </w:rPr>
        <w:t>(González-Flores, Rubiano-Moreno, &amp; Sosa-Gómez, 2025)</w:t>
      </w:r>
      <w:r>
        <w:fldChar w:fldCharType="end"/>
      </w:r>
      <w:r>
        <w:t>. SAPA menghitung skor dari lima komponen berbobot yang ditampilkan agar dapat diperiksa admin.</w:t>
      </w:r>
    </w:p>
    <w:p w14:paraId="77ED9768" w14:textId="77777777" w:rsidR="00DA7AD2" w:rsidRDefault="00474115">
      <w:pPr>
        <w:pStyle w:val="Heading3"/>
        <w:keepNext/>
        <w:spacing w:before="200" w:after="120"/>
      </w:pPr>
      <w:bookmarkStart w:id="42" w:name="_Toc242453070"/>
      <w:r>
        <w:t>2.2.4 Customer Relationship Management (CRM)</w:t>
      </w:r>
      <w:bookmarkEnd w:id="42"/>
    </w:p>
    <w:p w14:paraId="70D65BED" w14:textId="4BCEBF7A" w:rsidR="00DA7AD2" w:rsidRDefault="00474115">
      <w:pPr>
        <w:pStyle w:val="BodyText"/>
        <w:spacing w:after="120" w:line="360" w:lineRule="auto"/>
        <w:ind w:firstLine="567"/>
        <w:jc w:val="both"/>
      </w:pPr>
      <w:r>
        <w:t xml:space="preserve">CRM adalah strategi inti bisnis yang memadukan proses dan fungsi internal dengan jaringan eksternal untuk menciptakan dan memberikan nilai kepada pelanggan sasaran secara menguntungkan, ditopang data pelanggan yang berkualitas dan teknologi informasi </w:t>
      </w:r>
      <w:r>
        <w:fldChar w:fldCharType="begin"/>
      </w:r>
      <w:r>
        <w:instrText xml:space="preserve"> CITATION Prior2024 \l 1057 </w:instrText>
      </w:r>
      <w:r>
        <w:fldChar w:fldCharType="separate"/>
      </w:r>
      <w:r w:rsidR="002E3237">
        <w:rPr>
          <w:noProof/>
        </w:rPr>
        <w:t xml:space="preserve"> </w:t>
      </w:r>
      <w:r w:rsidR="002E3237" w:rsidRPr="002E3237">
        <w:rPr>
          <w:noProof/>
        </w:rPr>
        <w:t>(Prior, Buttle, &amp; Maklan, 2024)</w:t>
      </w:r>
      <w:r>
        <w:fldChar w:fldCharType="end"/>
      </w:r>
      <w:r>
        <w:t>. CRM operasional pada SAPA berwujud kartu prospek, tahapan tindak lanjut, dan catatan aktivitas.</w:t>
      </w:r>
    </w:p>
    <w:p w14:paraId="6A91898F" w14:textId="77777777" w:rsidR="00DA7AD2" w:rsidRDefault="00474115">
      <w:pPr>
        <w:pStyle w:val="Heading3"/>
        <w:keepNext/>
        <w:spacing w:before="200" w:after="120"/>
      </w:pPr>
      <w:bookmarkStart w:id="43" w:name="_Toc242453071"/>
      <w:r>
        <w:lastRenderedPageBreak/>
        <w:t>2.2.5 Role-Based Access Control (RBAC)</w:t>
      </w:r>
      <w:bookmarkEnd w:id="43"/>
    </w:p>
    <w:p w14:paraId="6C571388" w14:textId="7B7DFCF4" w:rsidR="00DA7AD2" w:rsidRDefault="00474115">
      <w:pPr>
        <w:pStyle w:val="BodyText"/>
        <w:spacing w:after="120" w:line="360" w:lineRule="auto"/>
        <w:ind w:firstLine="567"/>
        <w:jc w:val="both"/>
      </w:pPr>
      <w:r>
        <w:t xml:space="preserve">RBAC adalah model kendali akses yang memberikan izin kepada peran, bukan langsung kepada pengguna, sehingga pengelolaan hak akses cukup dilakukan dengan menetapkan peran </w:t>
      </w:r>
      <w:r>
        <w:fldChar w:fldCharType="begin"/>
      </w:r>
      <w:r>
        <w:instrText xml:space="preserve"> CITATION Sahyudi2025 \l 1057 </w:instrText>
      </w:r>
      <w:r>
        <w:fldChar w:fldCharType="separate"/>
      </w:r>
      <w:r w:rsidR="002E3237">
        <w:rPr>
          <w:noProof/>
        </w:rPr>
        <w:t xml:space="preserve"> </w:t>
      </w:r>
      <w:r w:rsidR="002E3237" w:rsidRPr="002E3237">
        <w:rPr>
          <w:noProof/>
        </w:rPr>
        <w:t>(Sahyudi &amp; Susanto, 2025)</w:t>
      </w:r>
      <w:r>
        <w:fldChar w:fldCharType="end"/>
      </w:r>
      <w:r>
        <w:t xml:space="preserve">. Analisis empiris sistem kendali akses menunjukkan bahwa kesalahan konfigurasi izin merupakan sumber utama celah keamanan sehingga izin perlu ditegakkan dan diaudit secara konsisten </w:t>
      </w:r>
      <w:r>
        <w:fldChar w:fldCharType="begin"/>
      </w:r>
      <w:r>
        <w:instrText xml:space="preserve"> CITATION Parkinson2022 \l 1057 </w:instrText>
      </w:r>
      <w:r>
        <w:fldChar w:fldCharType="separate"/>
      </w:r>
      <w:r w:rsidR="002E3237">
        <w:rPr>
          <w:noProof/>
        </w:rPr>
        <w:t xml:space="preserve"> </w:t>
      </w:r>
      <w:r w:rsidR="002E3237" w:rsidRPr="002E3237">
        <w:rPr>
          <w:noProof/>
        </w:rPr>
        <w:t>(Parkinson &amp; Khan, 2022)</w:t>
      </w:r>
      <w:r>
        <w:fldChar w:fldCharType="end"/>
      </w:r>
      <w:r>
        <w:t>. SAPA menerapkan RBAC berlapis: peran pengguna dan level akses per nomor WhatsApp.</w:t>
      </w:r>
    </w:p>
    <w:p w14:paraId="6395276A" w14:textId="77777777" w:rsidR="00DA7AD2" w:rsidRDefault="00474115">
      <w:pPr>
        <w:pStyle w:val="Heading3"/>
        <w:keepNext/>
        <w:spacing w:before="200" w:after="120"/>
      </w:pPr>
      <w:bookmarkStart w:id="44" w:name="_Toc242453072"/>
      <w:r>
        <w:t>2.2.6 Unified Modeling Language (UML)</w:t>
      </w:r>
      <w:bookmarkEnd w:id="44"/>
    </w:p>
    <w:p w14:paraId="6C15F3A2" w14:textId="44678169" w:rsidR="00DA7AD2" w:rsidRDefault="00474115">
      <w:pPr>
        <w:pStyle w:val="BodyText"/>
        <w:spacing w:after="120" w:line="360" w:lineRule="auto"/>
        <w:ind w:firstLine="567"/>
        <w:jc w:val="both"/>
      </w:pPr>
      <w:r>
        <w:t xml:space="preserve">UML adalah bahasa pemodelan visual standar untuk menspesifikasikan, menggambarkan, dan mendokumentasikan sistem berorientasi objek. Diagram yang lazim dipakai dalam perancangan sistem informasi adalah use case diagram, activity diagram, sequence diagram, dan class diagram </w:t>
      </w:r>
      <w:r>
        <w:fldChar w:fldCharType="begin"/>
      </w:r>
      <w:r>
        <w:instrText xml:space="preserve"> CITATION Purnasari2022 \l 1057 \m Narulita2024 </w:instrText>
      </w:r>
      <w:r>
        <w:fldChar w:fldCharType="separate"/>
      </w:r>
      <w:r w:rsidR="002E3237">
        <w:rPr>
          <w:noProof/>
        </w:rPr>
        <w:t xml:space="preserve"> </w:t>
      </w:r>
      <w:r w:rsidR="002E3237" w:rsidRPr="002E3237">
        <w:rPr>
          <w:noProof/>
        </w:rPr>
        <w:t>(Purnasari, Hartiwi, &amp; Nurhayati, 2022; Narulita, Nugroho, &amp; Abdillah, 2024)</w:t>
      </w:r>
      <w:r>
        <w:fldChar w:fldCharType="end"/>
      </w:r>
      <w:r>
        <w:t>.</w:t>
      </w:r>
    </w:p>
    <w:p w14:paraId="21307DCC" w14:textId="77777777" w:rsidR="00DA7AD2" w:rsidRDefault="00474115">
      <w:pPr>
        <w:pStyle w:val="Heading3"/>
        <w:keepNext/>
        <w:spacing w:before="200" w:after="120"/>
      </w:pPr>
      <w:bookmarkStart w:id="45" w:name="_Toc242453073"/>
      <w:r>
        <w:t>2.2.7 Extreme Programming (XP)</w:t>
      </w:r>
      <w:bookmarkEnd w:id="45"/>
    </w:p>
    <w:p w14:paraId="5C56BCD2" w14:textId="500D8580" w:rsidR="00DA7AD2" w:rsidRDefault="00474115">
      <w:pPr>
        <w:pStyle w:val="BodyText"/>
        <w:spacing w:after="120" w:line="360" w:lineRule="auto"/>
        <w:ind w:firstLine="567"/>
        <w:jc w:val="both"/>
      </w:pPr>
      <w:r>
        <w:t xml:space="preserve">XP adalah metode pengembangan perangkat lunak dalam keluarga Agile yang menekankan iterasi pendek, rilis kecil, keterlibatan pengguna, dan pengujian berkelanjutan melalui tahapan </w:t>
      </w:r>
      <w:r>
        <w:rPr>
          <w:i/>
        </w:rPr>
        <w:t>planning</w:t>
      </w:r>
      <w:r>
        <w:t xml:space="preserve">, </w:t>
      </w:r>
      <w:r>
        <w:rPr>
          <w:i/>
        </w:rPr>
        <w:t>design</w:t>
      </w:r>
      <w:r>
        <w:t xml:space="preserve">, </w:t>
      </w:r>
      <w:r>
        <w:rPr>
          <w:i/>
        </w:rPr>
        <w:t>coding</w:t>
      </w:r>
      <w:r>
        <w:t xml:space="preserve">, dan </w:t>
      </w:r>
      <w:r>
        <w:rPr>
          <w:i/>
        </w:rPr>
        <w:t>testing</w:t>
      </w:r>
      <w:r>
        <w:t xml:space="preserve"> </w:t>
      </w:r>
      <w:r>
        <w:fldChar w:fldCharType="begin"/>
      </w:r>
      <w:r>
        <w:instrText xml:space="preserve"> CITATION Tjahyanti2023 \l 1057 </w:instrText>
      </w:r>
      <w:r>
        <w:fldChar w:fldCharType="separate"/>
      </w:r>
      <w:r w:rsidR="002E3237">
        <w:rPr>
          <w:noProof/>
        </w:rPr>
        <w:t xml:space="preserve"> </w:t>
      </w:r>
      <w:r w:rsidR="002E3237" w:rsidRPr="002E3237">
        <w:rPr>
          <w:noProof/>
        </w:rPr>
        <w:t>(Tjahyanti, 2023)</w:t>
      </w:r>
      <w:r>
        <w:fldChar w:fldCharType="end"/>
      </w:r>
      <w:r>
        <w:t xml:space="preserve">. XP cocok untuk proyek dengan kebutuhan yang dapat berubah dan tim kecil </w:t>
      </w:r>
      <w:r>
        <w:fldChar w:fldCharType="begin"/>
      </w:r>
      <w:r>
        <w:instrText xml:space="preserve"> CITATION Irawan2025 \l 1057 </w:instrText>
      </w:r>
      <w:r>
        <w:fldChar w:fldCharType="separate"/>
      </w:r>
      <w:r w:rsidR="002E3237">
        <w:rPr>
          <w:noProof/>
        </w:rPr>
        <w:t xml:space="preserve"> </w:t>
      </w:r>
      <w:r w:rsidR="002E3237" w:rsidRPr="002E3237">
        <w:rPr>
          <w:noProof/>
        </w:rPr>
        <w:t>(Irawan &amp; Fahmi, 2025)</w:t>
      </w:r>
      <w:r>
        <w:fldChar w:fldCharType="end"/>
      </w:r>
      <w:r>
        <w:t>.</w:t>
      </w:r>
    </w:p>
    <w:p w14:paraId="0696A999" w14:textId="77777777" w:rsidR="00DA7AD2" w:rsidRDefault="00474115">
      <w:pPr>
        <w:pStyle w:val="Heading3"/>
        <w:keepNext/>
        <w:spacing w:before="200" w:after="120"/>
      </w:pPr>
      <w:bookmarkStart w:id="46" w:name="_Toc242453074"/>
      <w:r>
        <w:t>2.2.8 Pelindungan Data Pribadi</w:t>
      </w:r>
      <w:bookmarkEnd w:id="46"/>
    </w:p>
    <w:p w14:paraId="5CF4F5DF" w14:textId="23EEB94E" w:rsidR="00DA7AD2" w:rsidRDefault="00474115">
      <w:pPr>
        <w:pStyle w:val="BodyText"/>
        <w:spacing w:after="120" w:line="360" w:lineRule="auto"/>
        <w:ind w:firstLine="567"/>
        <w:jc w:val="both"/>
      </w:pPr>
      <w:r>
        <w:t xml:space="preserve">Nomor telepon, isi percakapan, dan keterangan pribadi termasuk data pribadi yang pemrosesannya wajib memiliki dasar yang sah, terbatas pada tujuan, dan dilindungi dari akses tidak sah </w:t>
      </w:r>
      <w:r>
        <w:fldChar w:fldCharType="begin"/>
      </w:r>
      <w:r>
        <w:instrText xml:space="preserve"> CITATION UUPDP2022 \l 1057 </w:instrText>
      </w:r>
      <w:r>
        <w:fldChar w:fldCharType="separate"/>
      </w:r>
      <w:r w:rsidR="002E3237">
        <w:rPr>
          <w:noProof/>
        </w:rPr>
        <w:t xml:space="preserve"> </w:t>
      </w:r>
      <w:r w:rsidR="002E3237" w:rsidRPr="002E3237">
        <w:rPr>
          <w:noProof/>
        </w:rPr>
        <w:t>(Republik Indonesia, 2022)</w:t>
      </w:r>
      <w:r>
        <w:fldChar w:fldCharType="end"/>
      </w:r>
      <w:r>
        <w:t>.</w:t>
      </w:r>
    </w:p>
    <w:p w14:paraId="3C895B0E" w14:textId="77777777" w:rsidR="00DA7AD2" w:rsidRDefault="00474115">
      <w:pPr>
        <w:pStyle w:val="Heading1"/>
        <w:keepNext/>
        <w:pageBreakBefore/>
        <w:spacing w:after="360"/>
      </w:pPr>
      <w:bookmarkStart w:id="47" w:name="_Toc242453075"/>
      <w:r>
        <w:lastRenderedPageBreak/>
        <w:t>BAB III METODOLOGI</w:t>
      </w:r>
      <w:bookmarkEnd w:id="47"/>
    </w:p>
    <w:p w14:paraId="7C770944" w14:textId="77777777" w:rsidR="00DA7AD2" w:rsidRDefault="00474115">
      <w:pPr>
        <w:pStyle w:val="Heading2"/>
        <w:keepNext/>
        <w:spacing w:before="280" w:after="200"/>
      </w:pPr>
      <w:bookmarkStart w:id="48" w:name="_Toc242453076"/>
      <w:r>
        <w:t>3.1 Bahan</w:t>
      </w:r>
      <w:bookmarkEnd w:id="48"/>
    </w:p>
    <w:p w14:paraId="7DAB6618" w14:textId="77777777" w:rsidR="00DA7AD2" w:rsidRDefault="00474115">
      <w:pPr>
        <w:pStyle w:val="BodyText"/>
        <w:spacing w:after="120" w:line="360" w:lineRule="auto"/>
        <w:ind w:firstLine="567"/>
        <w:jc w:val="both"/>
      </w:pPr>
      <w:r>
        <w:t>Bahan pembangunan aplikasi adalah data operasional Bimbingan Belajar Asentra yang dikumpulkan pada tahap elisitasi kebutuhan. Basis data aplikasi dimulai kosong tanpa data contoh, dan seluruh contoh percakapan dalam laporan ini dianonimkan.</w:t>
      </w:r>
    </w:p>
    <w:p w14:paraId="3378923E" w14:textId="22E7C179" w:rsidR="00DA7AD2" w:rsidRDefault="00474115">
      <w:pPr>
        <w:pStyle w:val="Caption"/>
        <w:keepNext/>
        <w:spacing w:before="120" w:after="160"/>
        <w:jc w:val="center"/>
      </w:pPr>
      <w:bookmarkStart w:id="49" w:name="_Toc242453088"/>
      <w:r>
        <w:t>Tabel 3.</w:t>
      </w:r>
      <w:fldSimple w:instr=" SEQ Tabel \* ARABIC ">
        <w:r w:rsidR="002E3237">
          <w:rPr>
            <w:noProof/>
          </w:rPr>
          <w:t>1</w:t>
        </w:r>
      </w:fldSimple>
      <w:r>
        <w:t xml:space="preserve"> Profil Mitra</w:t>
      </w:r>
      <w:bookmarkEnd w:id="49"/>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05"/>
        <w:gridCol w:w="5427"/>
      </w:tblGrid>
      <w:tr w:rsidR="00DA7AD2" w14:paraId="1E74D024" w14:textId="77777777">
        <w:trPr>
          <w:tblHeader/>
        </w:trPr>
        <w:tc>
          <w:tcPr>
            <w:tcW w:w="3095" w:type="dxa"/>
            <w:shd w:val="clear" w:color="auto" w:fill="D9D9D9"/>
          </w:tcPr>
          <w:p w14:paraId="338F212D" w14:textId="77777777" w:rsidR="00DA7AD2" w:rsidRDefault="00474115">
            <w:pPr>
              <w:jc w:val="center"/>
            </w:pPr>
            <w:r>
              <w:rPr>
                <w:b/>
                <w:sz w:val="20"/>
              </w:rPr>
              <w:t>Aspek</w:t>
            </w:r>
          </w:p>
        </w:tc>
        <w:tc>
          <w:tcPr>
            <w:tcW w:w="5409" w:type="dxa"/>
            <w:shd w:val="clear" w:color="auto" w:fill="D9D9D9"/>
          </w:tcPr>
          <w:p w14:paraId="14F88E39" w14:textId="77777777" w:rsidR="00DA7AD2" w:rsidRDefault="00474115">
            <w:pPr>
              <w:jc w:val="center"/>
            </w:pPr>
            <w:r>
              <w:rPr>
                <w:b/>
                <w:sz w:val="20"/>
              </w:rPr>
              <w:t>Keterangan</w:t>
            </w:r>
          </w:p>
        </w:tc>
      </w:tr>
      <w:tr w:rsidR="00DA7AD2" w14:paraId="18DE2D93" w14:textId="77777777">
        <w:tc>
          <w:tcPr>
            <w:tcW w:w="3095" w:type="dxa"/>
          </w:tcPr>
          <w:p w14:paraId="0261A7BC" w14:textId="77777777" w:rsidR="00DA7AD2" w:rsidRDefault="00474115">
            <w:r>
              <w:rPr>
                <w:sz w:val="20"/>
              </w:rPr>
              <w:t>Nama mitra</w:t>
            </w:r>
          </w:p>
        </w:tc>
        <w:tc>
          <w:tcPr>
            <w:tcW w:w="5409" w:type="dxa"/>
          </w:tcPr>
          <w:p w14:paraId="776C82AD" w14:textId="77777777" w:rsidR="00DA7AD2" w:rsidRDefault="00474115">
            <w:r>
              <w:rPr>
                <w:sz w:val="20"/>
              </w:rPr>
              <w:t>Bimbingan Belajar Asentra</w:t>
            </w:r>
          </w:p>
        </w:tc>
      </w:tr>
      <w:tr w:rsidR="00DA7AD2" w14:paraId="1BD6FB0A" w14:textId="77777777">
        <w:tc>
          <w:tcPr>
            <w:tcW w:w="3095" w:type="dxa"/>
          </w:tcPr>
          <w:p w14:paraId="1E871B13" w14:textId="77777777" w:rsidR="00DA7AD2" w:rsidRDefault="00474115">
            <w:r>
              <w:rPr>
                <w:sz w:val="20"/>
              </w:rPr>
              <w:t>Bidang usaha</w:t>
            </w:r>
          </w:p>
        </w:tc>
        <w:tc>
          <w:tcPr>
            <w:tcW w:w="5409" w:type="dxa"/>
          </w:tcPr>
          <w:p w14:paraId="402663FF" w14:textId="77777777" w:rsidR="00DA7AD2" w:rsidRDefault="00474115">
            <w:r>
              <w:rPr>
                <w:sz w:val="20"/>
              </w:rPr>
              <w:t>Jasa pendidikan nonformal (bimbingan belajar)</w:t>
            </w:r>
          </w:p>
        </w:tc>
      </w:tr>
      <w:tr w:rsidR="00DA7AD2" w14:paraId="1D49AF53" w14:textId="77777777">
        <w:tc>
          <w:tcPr>
            <w:tcW w:w="3095" w:type="dxa"/>
          </w:tcPr>
          <w:p w14:paraId="21697A76" w14:textId="77777777" w:rsidR="00DA7AD2" w:rsidRDefault="00474115">
            <w:r>
              <w:rPr>
                <w:sz w:val="20"/>
              </w:rPr>
              <w:t>Layanan</w:t>
            </w:r>
          </w:p>
        </w:tc>
        <w:tc>
          <w:tcPr>
            <w:tcW w:w="5409" w:type="dxa"/>
          </w:tcPr>
          <w:p w14:paraId="668BD3D0" w14:textId="77777777" w:rsidR="00DA7AD2" w:rsidRDefault="00474115">
            <w:r>
              <w:rPr>
                <w:sz w:val="20"/>
              </w:rPr>
              <w:t>Kelas eksklusif, program reguler, dan kelas persiapan tes kemampuan akademik</w:t>
            </w:r>
          </w:p>
        </w:tc>
      </w:tr>
      <w:tr w:rsidR="00DA7AD2" w14:paraId="64D34985" w14:textId="77777777">
        <w:tc>
          <w:tcPr>
            <w:tcW w:w="3095" w:type="dxa"/>
          </w:tcPr>
          <w:p w14:paraId="2ED7D80C" w14:textId="77777777" w:rsidR="00DA7AD2" w:rsidRDefault="00474115">
            <w:r>
              <w:rPr>
                <w:sz w:val="20"/>
              </w:rPr>
              <w:t>Alamat</w:t>
            </w:r>
          </w:p>
        </w:tc>
        <w:tc>
          <w:tcPr>
            <w:tcW w:w="5409" w:type="dxa"/>
          </w:tcPr>
          <w:p w14:paraId="2988167C" w14:textId="77777777" w:rsidR="00DA7AD2" w:rsidRDefault="00474115">
            <w:r>
              <w:rPr>
                <w:sz w:val="20"/>
              </w:rPr>
              <w:t>Grasak, Gondang, Kec. Gondang, Kabupaten Sragen, Jawa Tengah 57254</w:t>
            </w:r>
          </w:p>
        </w:tc>
      </w:tr>
      <w:tr w:rsidR="00DA7AD2" w14:paraId="49C4D454" w14:textId="77777777">
        <w:tc>
          <w:tcPr>
            <w:tcW w:w="3095" w:type="dxa"/>
          </w:tcPr>
          <w:p w14:paraId="18B84F2E" w14:textId="77777777" w:rsidR="00DA7AD2" w:rsidRDefault="00474115">
            <w:r>
              <w:rPr>
                <w:sz w:val="20"/>
              </w:rPr>
              <w:t>Tahun berdiri</w:t>
            </w:r>
          </w:p>
        </w:tc>
        <w:tc>
          <w:tcPr>
            <w:tcW w:w="5409" w:type="dxa"/>
          </w:tcPr>
          <w:p w14:paraId="71C265B5" w14:textId="77777777" w:rsidR="00DA7AD2" w:rsidRDefault="00474115">
            <w:r>
              <w:rPr>
                <w:sz w:val="20"/>
              </w:rPr>
              <w:t>2024</w:t>
            </w:r>
          </w:p>
        </w:tc>
      </w:tr>
      <w:tr w:rsidR="00DA7AD2" w14:paraId="549DD182" w14:textId="77777777">
        <w:tc>
          <w:tcPr>
            <w:tcW w:w="3095" w:type="dxa"/>
          </w:tcPr>
          <w:p w14:paraId="1F1272DC" w14:textId="77777777" w:rsidR="00DA7AD2" w:rsidRDefault="00474115">
            <w:r>
              <w:rPr>
                <w:sz w:val="20"/>
              </w:rPr>
              <w:t>Jumlah siswa aktif</w:t>
            </w:r>
          </w:p>
        </w:tc>
        <w:tc>
          <w:tcPr>
            <w:tcW w:w="5409" w:type="dxa"/>
          </w:tcPr>
          <w:p w14:paraId="21CD1B52" w14:textId="77777777" w:rsidR="00DA7AD2" w:rsidRDefault="00474115">
            <w:r>
              <w:rPr>
                <w:sz w:val="20"/>
              </w:rPr>
              <w:t>128 siswa</w:t>
            </w:r>
          </w:p>
        </w:tc>
      </w:tr>
      <w:tr w:rsidR="00DA7AD2" w14:paraId="37C1471F" w14:textId="77777777">
        <w:tc>
          <w:tcPr>
            <w:tcW w:w="3095" w:type="dxa"/>
          </w:tcPr>
          <w:p w14:paraId="457B5552" w14:textId="77777777" w:rsidR="00DA7AD2" w:rsidRDefault="00474115">
            <w:r>
              <w:rPr>
                <w:sz w:val="20"/>
              </w:rPr>
              <w:t>Jumlah pengajar / staf</w:t>
            </w:r>
          </w:p>
        </w:tc>
        <w:tc>
          <w:tcPr>
            <w:tcW w:w="5409" w:type="dxa"/>
          </w:tcPr>
          <w:p w14:paraId="2785169D" w14:textId="77777777" w:rsidR="00DA7AD2" w:rsidRDefault="00474115">
            <w:r>
              <w:rPr>
                <w:sz w:val="20"/>
              </w:rPr>
              <w:t>24 pengajar, 1 admin, 2 sales</w:t>
            </w:r>
          </w:p>
        </w:tc>
      </w:tr>
      <w:tr w:rsidR="00DA7AD2" w14:paraId="1C33C5B3" w14:textId="77777777">
        <w:tc>
          <w:tcPr>
            <w:tcW w:w="3095" w:type="dxa"/>
          </w:tcPr>
          <w:p w14:paraId="0CD2520C" w14:textId="77777777" w:rsidR="00DA7AD2" w:rsidRDefault="00474115">
            <w:r>
              <w:rPr>
                <w:sz w:val="20"/>
              </w:rPr>
              <w:t>Jenjang yang dilayani</w:t>
            </w:r>
          </w:p>
        </w:tc>
        <w:tc>
          <w:tcPr>
            <w:tcW w:w="5409" w:type="dxa"/>
          </w:tcPr>
          <w:p w14:paraId="7BA24B68" w14:textId="77777777" w:rsidR="00DA7AD2" w:rsidRDefault="00474115">
            <w:r>
              <w:rPr>
                <w:sz w:val="20"/>
              </w:rPr>
              <w:t>Pra-sekolah (preschool), SD, SMP, dan SMA</w:t>
            </w:r>
          </w:p>
        </w:tc>
      </w:tr>
      <w:tr w:rsidR="00DA7AD2" w14:paraId="0ABFC50D" w14:textId="77777777">
        <w:tc>
          <w:tcPr>
            <w:tcW w:w="3095" w:type="dxa"/>
          </w:tcPr>
          <w:p w14:paraId="093433AE" w14:textId="77777777" w:rsidR="00DA7AD2" w:rsidRDefault="00474115">
            <w:r>
              <w:rPr>
                <w:sz w:val="20"/>
              </w:rPr>
              <w:t>Kanal layanan saat ini</w:t>
            </w:r>
          </w:p>
        </w:tc>
        <w:tc>
          <w:tcPr>
            <w:tcW w:w="5409" w:type="dxa"/>
          </w:tcPr>
          <w:p w14:paraId="32AF50E9" w14:textId="77777777" w:rsidR="00DA7AD2" w:rsidRDefault="00474115">
            <w:r>
              <w:rPr>
                <w:sz w:val="20"/>
              </w:rPr>
              <w:t>Lebih dari satu nomor WhatsApp: nomor admin dan nomor sales sebagai jalur konversi</w:t>
            </w:r>
          </w:p>
        </w:tc>
      </w:tr>
      <w:tr w:rsidR="00DA7AD2" w14:paraId="34B8B854" w14:textId="77777777">
        <w:tc>
          <w:tcPr>
            <w:tcW w:w="3095" w:type="dxa"/>
          </w:tcPr>
          <w:p w14:paraId="79F7455B" w14:textId="77777777" w:rsidR="00DA7AD2" w:rsidRDefault="00474115">
            <w:r>
              <w:rPr>
                <w:sz w:val="20"/>
              </w:rPr>
              <w:t>Pengelola / narasumber</w:t>
            </w:r>
          </w:p>
        </w:tc>
        <w:tc>
          <w:tcPr>
            <w:tcW w:w="5409" w:type="dxa"/>
          </w:tcPr>
          <w:p w14:paraId="1E2CB8C2" w14:textId="77777777" w:rsidR="00DA7AD2" w:rsidRDefault="00474115">
            <w:r>
              <w:rPr>
                <w:sz w:val="20"/>
              </w:rPr>
              <w:t>Greta (Owner)</w:t>
            </w:r>
          </w:p>
        </w:tc>
      </w:tr>
      <w:tr w:rsidR="00DA7AD2" w14:paraId="423938BD" w14:textId="77777777">
        <w:tc>
          <w:tcPr>
            <w:tcW w:w="3095" w:type="dxa"/>
          </w:tcPr>
          <w:p w14:paraId="2D843DCB" w14:textId="77777777" w:rsidR="00DA7AD2" w:rsidRDefault="00474115">
            <w:r>
              <w:rPr>
                <w:sz w:val="20"/>
              </w:rPr>
              <w:t>Kondisi sebelum sistem</w:t>
            </w:r>
          </w:p>
        </w:tc>
        <w:tc>
          <w:tcPr>
            <w:tcW w:w="5409" w:type="dxa"/>
          </w:tcPr>
          <w:p w14:paraId="45434EF7" w14:textId="77777777" w:rsidR="00DA7AD2" w:rsidRDefault="00474115">
            <w:r>
              <w:rPr>
                <w:sz w:val="20"/>
              </w:rPr>
              <w:t>Pertanyaan dijawab manual dari ponsel masing-masing; percakapan terpisah per perangkat; data calon siswa tidak tercatat; tidak ada pemantauan per nomor</w:t>
            </w:r>
          </w:p>
        </w:tc>
      </w:tr>
      <w:tr w:rsidR="00DA7AD2" w14:paraId="0E7CEB72" w14:textId="77777777">
        <w:tc>
          <w:tcPr>
            <w:tcW w:w="3095" w:type="dxa"/>
          </w:tcPr>
          <w:p w14:paraId="284290CA" w14:textId="77777777" w:rsidR="00DA7AD2" w:rsidRDefault="00474115">
            <w:r>
              <w:rPr>
                <w:sz w:val="20"/>
              </w:rPr>
              <w:t>Kebutuhan utama</w:t>
            </w:r>
          </w:p>
        </w:tc>
        <w:tc>
          <w:tcPr>
            <w:tcW w:w="5409" w:type="dxa"/>
          </w:tcPr>
          <w:p w14:paraId="1CB95EF7" w14:textId="77777777" w:rsidR="00DA7AD2" w:rsidRDefault="00474115">
            <w:r>
              <w:rPr>
                <w:sz w:val="20"/>
              </w:rPr>
              <w:t>Kotak masuk terpadu, jawaban otomatis dari katalog resmi, pencatatan calon siswa, hak akses per nomor, pemantauan kinerja</w:t>
            </w:r>
          </w:p>
        </w:tc>
      </w:tr>
    </w:tbl>
    <w:p w14:paraId="6961335A" w14:textId="77777777" w:rsidR="00DA7AD2" w:rsidRDefault="00DA7AD2">
      <w:pPr>
        <w:spacing w:after="80"/>
      </w:pPr>
    </w:p>
    <w:p w14:paraId="50FBF3B6" w14:textId="6241C67A" w:rsidR="00DA7AD2" w:rsidRDefault="00474115">
      <w:pPr>
        <w:pStyle w:val="Caption"/>
        <w:keepNext/>
        <w:spacing w:before="120" w:after="160"/>
        <w:jc w:val="center"/>
      </w:pPr>
      <w:bookmarkStart w:id="50" w:name="_Toc242453089"/>
      <w:r>
        <w:t>Tabel 3.</w:t>
      </w:r>
      <w:fldSimple w:instr=" SEQ Tabel \* ARABIC ">
        <w:r w:rsidR="002E3237">
          <w:rPr>
            <w:noProof/>
          </w:rPr>
          <w:t>2</w:t>
        </w:r>
      </w:fldSimple>
      <w:r>
        <w:t xml:space="preserve"> Data yang Diolah Sistem</w:t>
      </w:r>
      <w:bookmarkEnd w:id="50"/>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35"/>
        <w:gridCol w:w="1616"/>
        <w:gridCol w:w="2903"/>
        <w:gridCol w:w="1685"/>
        <w:gridCol w:w="1793"/>
      </w:tblGrid>
      <w:tr w:rsidR="00DA7AD2" w14:paraId="4FE2788C" w14:textId="77777777">
        <w:trPr>
          <w:tblHeader/>
        </w:trPr>
        <w:tc>
          <w:tcPr>
            <w:tcW w:w="533" w:type="dxa"/>
            <w:shd w:val="clear" w:color="auto" w:fill="D9D9D9"/>
          </w:tcPr>
          <w:p w14:paraId="6CC17C29" w14:textId="77777777" w:rsidR="00DA7AD2" w:rsidRDefault="00474115">
            <w:pPr>
              <w:jc w:val="center"/>
            </w:pPr>
            <w:r>
              <w:rPr>
                <w:b/>
                <w:sz w:val="20"/>
              </w:rPr>
              <w:t>No</w:t>
            </w:r>
          </w:p>
        </w:tc>
        <w:tc>
          <w:tcPr>
            <w:tcW w:w="1610" w:type="dxa"/>
            <w:shd w:val="clear" w:color="auto" w:fill="D9D9D9"/>
          </w:tcPr>
          <w:p w14:paraId="55C51213" w14:textId="77777777" w:rsidR="00DA7AD2" w:rsidRDefault="00474115">
            <w:pPr>
              <w:jc w:val="center"/>
            </w:pPr>
            <w:r>
              <w:rPr>
                <w:b/>
                <w:sz w:val="20"/>
              </w:rPr>
              <w:t>Data</w:t>
            </w:r>
          </w:p>
        </w:tc>
        <w:tc>
          <w:tcPr>
            <w:tcW w:w="2891" w:type="dxa"/>
            <w:shd w:val="clear" w:color="auto" w:fill="D9D9D9"/>
          </w:tcPr>
          <w:p w14:paraId="04535360" w14:textId="77777777" w:rsidR="00DA7AD2" w:rsidRDefault="00474115">
            <w:pPr>
              <w:jc w:val="center"/>
            </w:pPr>
            <w:r>
              <w:rPr>
                <w:b/>
                <w:sz w:val="20"/>
              </w:rPr>
              <w:t>Rincian</w:t>
            </w:r>
          </w:p>
        </w:tc>
        <w:tc>
          <w:tcPr>
            <w:tcW w:w="1678" w:type="dxa"/>
            <w:shd w:val="clear" w:color="auto" w:fill="D9D9D9"/>
          </w:tcPr>
          <w:p w14:paraId="0BB22FA4" w14:textId="77777777" w:rsidR="00DA7AD2" w:rsidRDefault="00474115">
            <w:pPr>
              <w:jc w:val="center"/>
            </w:pPr>
            <w:r>
              <w:rPr>
                <w:b/>
                <w:sz w:val="20"/>
              </w:rPr>
              <w:t>Sumber</w:t>
            </w:r>
          </w:p>
        </w:tc>
        <w:tc>
          <w:tcPr>
            <w:tcW w:w="1786" w:type="dxa"/>
            <w:shd w:val="clear" w:color="auto" w:fill="D9D9D9"/>
          </w:tcPr>
          <w:p w14:paraId="4DDA6F09" w14:textId="77777777" w:rsidR="00DA7AD2" w:rsidRDefault="00474115">
            <w:pPr>
              <w:jc w:val="center"/>
            </w:pPr>
            <w:r>
              <w:rPr>
                <w:b/>
                <w:sz w:val="20"/>
              </w:rPr>
              <w:t>Kegunaan dalam sistem</w:t>
            </w:r>
          </w:p>
        </w:tc>
      </w:tr>
      <w:tr w:rsidR="00DA7AD2" w14:paraId="6B0F6EE9" w14:textId="77777777">
        <w:tc>
          <w:tcPr>
            <w:tcW w:w="533" w:type="dxa"/>
          </w:tcPr>
          <w:p w14:paraId="3E376941" w14:textId="77777777" w:rsidR="00DA7AD2" w:rsidRDefault="00474115">
            <w:r>
              <w:rPr>
                <w:sz w:val="20"/>
              </w:rPr>
              <w:t>1</w:t>
            </w:r>
          </w:p>
        </w:tc>
        <w:tc>
          <w:tcPr>
            <w:tcW w:w="1610" w:type="dxa"/>
          </w:tcPr>
          <w:p w14:paraId="6ECDA6A5" w14:textId="77777777" w:rsidR="00DA7AD2" w:rsidRDefault="00474115">
            <w:r>
              <w:rPr>
                <w:sz w:val="20"/>
              </w:rPr>
              <w:t>Katalog program</w:t>
            </w:r>
          </w:p>
        </w:tc>
        <w:tc>
          <w:tcPr>
            <w:tcW w:w="2891" w:type="dxa"/>
          </w:tcPr>
          <w:p w14:paraId="627F0572" w14:textId="77777777" w:rsidR="00DA7AD2" w:rsidRDefault="00474115">
            <w:r>
              <w:rPr>
                <w:sz w:val="20"/>
              </w:rPr>
              <w:t>Jenjang, mata pelajaran, durasi pertemuan, kapasitas kelas, jadwal, biaya</w:t>
            </w:r>
          </w:p>
        </w:tc>
        <w:tc>
          <w:tcPr>
            <w:tcW w:w="1678" w:type="dxa"/>
          </w:tcPr>
          <w:p w14:paraId="3E00C9D8" w14:textId="77777777" w:rsidR="00DA7AD2" w:rsidRDefault="00474115">
            <w:r>
              <w:rPr>
                <w:sz w:val="20"/>
              </w:rPr>
              <w:t>Wawancara mitra</w:t>
            </w:r>
          </w:p>
        </w:tc>
        <w:tc>
          <w:tcPr>
            <w:tcW w:w="1786" w:type="dxa"/>
          </w:tcPr>
          <w:p w14:paraId="3F4C3EBB" w14:textId="77777777" w:rsidR="00DA7AD2" w:rsidRDefault="00474115">
            <w:r>
              <w:rPr>
                <w:sz w:val="20"/>
              </w:rPr>
              <w:t>Sumber jawaban AI (FTS5)</w:t>
            </w:r>
          </w:p>
        </w:tc>
      </w:tr>
      <w:tr w:rsidR="00DA7AD2" w14:paraId="72C66B6C" w14:textId="77777777">
        <w:tc>
          <w:tcPr>
            <w:tcW w:w="533" w:type="dxa"/>
          </w:tcPr>
          <w:p w14:paraId="4A1EDED3" w14:textId="77777777" w:rsidR="00DA7AD2" w:rsidRDefault="00474115">
            <w:r>
              <w:rPr>
                <w:sz w:val="20"/>
              </w:rPr>
              <w:t>2</w:t>
            </w:r>
          </w:p>
        </w:tc>
        <w:tc>
          <w:tcPr>
            <w:tcW w:w="1610" w:type="dxa"/>
          </w:tcPr>
          <w:p w14:paraId="1D571A00" w14:textId="77777777" w:rsidR="00DA7AD2" w:rsidRDefault="00474115">
            <w:r>
              <w:rPr>
                <w:sz w:val="20"/>
              </w:rPr>
              <w:t>Basis pengetahuan (FAQ)</w:t>
            </w:r>
          </w:p>
        </w:tc>
        <w:tc>
          <w:tcPr>
            <w:tcW w:w="2891" w:type="dxa"/>
          </w:tcPr>
          <w:p w14:paraId="318D2135" w14:textId="77777777" w:rsidR="00DA7AD2" w:rsidRDefault="00474115">
            <w:r>
              <w:rPr>
                <w:sz w:val="20"/>
              </w:rPr>
              <w:t>Jam operasional, fasilitas, cara pendaftaran, program persiapan tes</w:t>
            </w:r>
          </w:p>
        </w:tc>
        <w:tc>
          <w:tcPr>
            <w:tcW w:w="1678" w:type="dxa"/>
          </w:tcPr>
          <w:p w14:paraId="0E3FB25E" w14:textId="77777777" w:rsidR="00DA7AD2" w:rsidRDefault="00474115">
            <w:r>
              <w:rPr>
                <w:sz w:val="20"/>
              </w:rPr>
              <w:t>Wawancara mitra</w:t>
            </w:r>
          </w:p>
        </w:tc>
        <w:tc>
          <w:tcPr>
            <w:tcW w:w="1786" w:type="dxa"/>
          </w:tcPr>
          <w:p w14:paraId="3CAA77E5" w14:textId="77777777" w:rsidR="00DA7AD2" w:rsidRDefault="00474115">
            <w:r>
              <w:rPr>
                <w:sz w:val="20"/>
              </w:rPr>
              <w:t>Sumber jawaban AI beserta kutipan</w:t>
            </w:r>
          </w:p>
        </w:tc>
      </w:tr>
      <w:tr w:rsidR="00DA7AD2" w14:paraId="141A6A05" w14:textId="77777777">
        <w:tc>
          <w:tcPr>
            <w:tcW w:w="533" w:type="dxa"/>
          </w:tcPr>
          <w:p w14:paraId="41140944" w14:textId="77777777" w:rsidR="00DA7AD2" w:rsidRDefault="00474115">
            <w:r>
              <w:rPr>
                <w:sz w:val="20"/>
              </w:rPr>
              <w:t>3</w:t>
            </w:r>
          </w:p>
        </w:tc>
        <w:tc>
          <w:tcPr>
            <w:tcW w:w="1610" w:type="dxa"/>
          </w:tcPr>
          <w:p w14:paraId="38B45949" w14:textId="77777777" w:rsidR="00DA7AD2" w:rsidRDefault="00474115">
            <w:r>
              <w:rPr>
                <w:sz w:val="20"/>
              </w:rPr>
              <w:t>Percakapan WhatsApp</w:t>
            </w:r>
          </w:p>
        </w:tc>
        <w:tc>
          <w:tcPr>
            <w:tcW w:w="2891" w:type="dxa"/>
          </w:tcPr>
          <w:p w14:paraId="79D2085A" w14:textId="77777777" w:rsidR="00DA7AD2" w:rsidRDefault="00474115">
            <w:r>
              <w:rPr>
                <w:sz w:val="20"/>
              </w:rPr>
              <w:t>Nomor pengirim, nomor tujuan, isi pesan, waktu, status penanganan</w:t>
            </w:r>
          </w:p>
        </w:tc>
        <w:tc>
          <w:tcPr>
            <w:tcW w:w="1678" w:type="dxa"/>
          </w:tcPr>
          <w:p w14:paraId="099765CD" w14:textId="77777777" w:rsidR="00DA7AD2" w:rsidRDefault="00474115">
            <w:r>
              <w:rPr>
                <w:sz w:val="20"/>
              </w:rPr>
              <w:t>Gerbang WhatsApp Web</w:t>
            </w:r>
          </w:p>
        </w:tc>
        <w:tc>
          <w:tcPr>
            <w:tcW w:w="1786" w:type="dxa"/>
          </w:tcPr>
          <w:p w14:paraId="10291BC1" w14:textId="77777777" w:rsidR="00DA7AD2" w:rsidRDefault="00474115">
            <w:r>
              <w:rPr>
                <w:sz w:val="20"/>
              </w:rPr>
              <w:t>Kotak masuk, riwayat, pengukuran</w:t>
            </w:r>
          </w:p>
        </w:tc>
      </w:tr>
      <w:tr w:rsidR="00DA7AD2" w14:paraId="10C3BB93" w14:textId="77777777">
        <w:tc>
          <w:tcPr>
            <w:tcW w:w="533" w:type="dxa"/>
          </w:tcPr>
          <w:p w14:paraId="5462106A" w14:textId="77777777" w:rsidR="00DA7AD2" w:rsidRDefault="00474115">
            <w:r>
              <w:rPr>
                <w:sz w:val="20"/>
              </w:rPr>
              <w:t>4</w:t>
            </w:r>
          </w:p>
        </w:tc>
        <w:tc>
          <w:tcPr>
            <w:tcW w:w="1610" w:type="dxa"/>
          </w:tcPr>
          <w:p w14:paraId="511CA11A" w14:textId="77777777" w:rsidR="00DA7AD2" w:rsidRDefault="00474115">
            <w:r>
              <w:rPr>
                <w:sz w:val="20"/>
              </w:rPr>
              <w:t>Data calon siswa</w:t>
            </w:r>
          </w:p>
        </w:tc>
        <w:tc>
          <w:tcPr>
            <w:tcW w:w="2891" w:type="dxa"/>
          </w:tcPr>
          <w:p w14:paraId="525D402E" w14:textId="77777777" w:rsidR="00DA7AD2" w:rsidRDefault="00474115">
            <w:r>
              <w:rPr>
                <w:sz w:val="20"/>
              </w:rPr>
              <w:t>Nama, nomor WhatsApp, jenjang, kelas, mata pelajaran, sumber, tahap tindak lanjut</w:t>
            </w:r>
          </w:p>
        </w:tc>
        <w:tc>
          <w:tcPr>
            <w:tcW w:w="1678" w:type="dxa"/>
          </w:tcPr>
          <w:p w14:paraId="5E740777" w14:textId="77777777" w:rsidR="00DA7AD2" w:rsidRDefault="00474115">
            <w:r>
              <w:rPr>
                <w:sz w:val="20"/>
              </w:rPr>
              <w:t>Ekstraksi otomatis + input agen</w:t>
            </w:r>
          </w:p>
        </w:tc>
        <w:tc>
          <w:tcPr>
            <w:tcW w:w="1786" w:type="dxa"/>
          </w:tcPr>
          <w:p w14:paraId="244F4982" w14:textId="77777777" w:rsidR="00DA7AD2" w:rsidRDefault="00474115">
            <w:r>
              <w:rPr>
                <w:sz w:val="20"/>
              </w:rPr>
              <w:t>Kontak, kartu prospek, skor prioritas</w:t>
            </w:r>
          </w:p>
        </w:tc>
      </w:tr>
      <w:tr w:rsidR="00DA7AD2" w14:paraId="18F8A51F" w14:textId="77777777">
        <w:tc>
          <w:tcPr>
            <w:tcW w:w="533" w:type="dxa"/>
          </w:tcPr>
          <w:p w14:paraId="3FFFA47C" w14:textId="77777777" w:rsidR="00DA7AD2" w:rsidRDefault="00474115">
            <w:r>
              <w:rPr>
                <w:sz w:val="20"/>
              </w:rPr>
              <w:t>5</w:t>
            </w:r>
          </w:p>
        </w:tc>
        <w:tc>
          <w:tcPr>
            <w:tcW w:w="1610" w:type="dxa"/>
          </w:tcPr>
          <w:p w14:paraId="4D55F7B9" w14:textId="77777777" w:rsidR="00DA7AD2" w:rsidRDefault="00474115">
            <w:r>
              <w:rPr>
                <w:sz w:val="20"/>
              </w:rPr>
              <w:t>Pengguna &amp; nomor WhatsApp</w:t>
            </w:r>
          </w:p>
        </w:tc>
        <w:tc>
          <w:tcPr>
            <w:tcW w:w="2891" w:type="dxa"/>
          </w:tcPr>
          <w:p w14:paraId="760D4367" w14:textId="77777777" w:rsidR="00DA7AD2" w:rsidRDefault="00474115">
            <w:r>
              <w:rPr>
                <w:sz w:val="20"/>
              </w:rPr>
              <w:t>Akun, peran, akses per nomor, status nomor</w:t>
            </w:r>
          </w:p>
        </w:tc>
        <w:tc>
          <w:tcPr>
            <w:tcW w:w="1678" w:type="dxa"/>
          </w:tcPr>
          <w:p w14:paraId="75DFC664" w14:textId="77777777" w:rsidR="00DA7AD2" w:rsidRDefault="00474115">
            <w:r>
              <w:rPr>
                <w:sz w:val="20"/>
              </w:rPr>
              <w:t>Pengaturan Administrator</w:t>
            </w:r>
          </w:p>
        </w:tc>
        <w:tc>
          <w:tcPr>
            <w:tcW w:w="1786" w:type="dxa"/>
          </w:tcPr>
          <w:p w14:paraId="24CAF3D3" w14:textId="77777777" w:rsidR="00DA7AD2" w:rsidRDefault="00474115">
            <w:r>
              <w:rPr>
                <w:sz w:val="20"/>
              </w:rPr>
              <w:t>RBAC dan pemantauan</w:t>
            </w:r>
          </w:p>
        </w:tc>
      </w:tr>
      <w:tr w:rsidR="00DA7AD2" w14:paraId="5FA1E52E" w14:textId="77777777">
        <w:tc>
          <w:tcPr>
            <w:tcW w:w="533" w:type="dxa"/>
          </w:tcPr>
          <w:p w14:paraId="15E343F9" w14:textId="77777777" w:rsidR="00DA7AD2" w:rsidRDefault="00474115">
            <w:r>
              <w:rPr>
                <w:sz w:val="20"/>
              </w:rPr>
              <w:t>6</w:t>
            </w:r>
          </w:p>
        </w:tc>
        <w:tc>
          <w:tcPr>
            <w:tcW w:w="1610" w:type="dxa"/>
          </w:tcPr>
          <w:p w14:paraId="4AB3534A" w14:textId="77777777" w:rsidR="00DA7AD2" w:rsidRDefault="00474115">
            <w:r>
              <w:rPr>
                <w:sz w:val="20"/>
              </w:rPr>
              <w:t>Metrik harian per nomor</w:t>
            </w:r>
          </w:p>
        </w:tc>
        <w:tc>
          <w:tcPr>
            <w:tcW w:w="2891" w:type="dxa"/>
          </w:tcPr>
          <w:p w14:paraId="5C8F21B0" w14:textId="77777777" w:rsidR="00DA7AD2" w:rsidRDefault="00474115">
            <w:r>
              <w:rPr>
                <w:sz w:val="20"/>
              </w:rPr>
              <w:t>Volume, balasan AI/manusia, belum dibalas, waktu balas pertama, konversi</w:t>
            </w:r>
          </w:p>
        </w:tc>
        <w:tc>
          <w:tcPr>
            <w:tcW w:w="1678" w:type="dxa"/>
          </w:tcPr>
          <w:p w14:paraId="7A0C34AD" w14:textId="77777777" w:rsidR="00DA7AD2" w:rsidRDefault="00474115">
            <w:r>
              <w:rPr>
                <w:sz w:val="20"/>
              </w:rPr>
              <w:t>Perhitungan sistem</w:t>
            </w:r>
          </w:p>
        </w:tc>
        <w:tc>
          <w:tcPr>
            <w:tcW w:w="1786" w:type="dxa"/>
          </w:tcPr>
          <w:p w14:paraId="414DC596" w14:textId="77777777" w:rsidR="00DA7AD2" w:rsidRDefault="00474115">
            <w:r>
              <w:rPr>
                <w:sz w:val="20"/>
              </w:rPr>
              <w:t>Dasbor</w:t>
            </w:r>
          </w:p>
        </w:tc>
      </w:tr>
      <w:tr w:rsidR="00DA7AD2" w14:paraId="77F6FD3C" w14:textId="77777777">
        <w:tc>
          <w:tcPr>
            <w:tcW w:w="533" w:type="dxa"/>
          </w:tcPr>
          <w:p w14:paraId="60E1FFCF" w14:textId="77777777" w:rsidR="00DA7AD2" w:rsidRDefault="00474115">
            <w:r>
              <w:rPr>
                <w:sz w:val="20"/>
              </w:rPr>
              <w:t>7</w:t>
            </w:r>
          </w:p>
        </w:tc>
        <w:tc>
          <w:tcPr>
            <w:tcW w:w="1610" w:type="dxa"/>
          </w:tcPr>
          <w:p w14:paraId="591F89D4" w14:textId="77777777" w:rsidR="00DA7AD2" w:rsidRDefault="00474115">
            <w:r>
              <w:rPr>
                <w:sz w:val="20"/>
              </w:rPr>
              <w:t>Log audit</w:t>
            </w:r>
          </w:p>
        </w:tc>
        <w:tc>
          <w:tcPr>
            <w:tcW w:w="2891" w:type="dxa"/>
          </w:tcPr>
          <w:p w14:paraId="29F77DDB" w14:textId="77777777" w:rsidR="00DA7AD2" w:rsidRDefault="00474115">
            <w:r>
              <w:rPr>
                <w:sz w:val="20"/>
              </w:rPr>
              <w:t xml:space="preserve">Pelaku, aksi, entitas, waktu, </w:t>
            </w:r>
            <w:r>
              <w:rPr>
                <w:sz w:val="20"/>
              </w:rPr>
              <w:lastRenderedPageBreak/>
              <w:t>detail</w:t>
            </w:r>
          </w:p>
        </w:tc>
        <w:tc>
          <w:tcPr>
            <w:tcW w:w="1678" w:type="dxa"/>
          </w:tcPr>
          <w:p w14:paraId="16A40D5B" w14:textId="77777777" w:rsidR="00DA7AD2" w:rsidRDefault="00474115">
            <w:r>
              <w:rPr>
                <w:sz w:val="20"/>
              </w:rPr>
              <w:lastRenderedPageBreak/>
              <w:t xml:space="preserve">Setiap tindakan </w:t>
            </w:r>
            <w:r>
              <w:rPr>
                <w:sz w:val="20"/>
              </w:rPr>
              <w:lastRenderedPageBreak/>
              <w:t>penting</w:t>
            </w:r>
          </w:p>
        </w:tc>
        <w:tc>
          <w:tcPr>
            <w:tcW w:w="1786" w:type="dxa"/>
          </w:tcPr>
          <w:p w14:paraId="2EA12AE2" w14:textId="77777777" w:rsidR="00DA7AD2" w:rsidRDefault="00474115">
            <w:r>
              <w:rPr>
                <w:sz w:val="20"/>
              </w:rPr>
              <w:lastRenderedPageBreak/>
              <w:t xml:space="preserve">Penelusuran </w:t>
            </w:r>
            <w:r>
              <w:rPr>
                <w:sz w:val="20"/>
              </w:rPr>
              <w:lastRenderedPageBreak/>
              <w:t>perubahan</w:t>
            </w:r>
          </w:p>
        </w:tc>
      </w:tr>
    </w:tbl>
    <w:p w14:paraId="595DDE88" w14:textId="77777777" w:rsidR="00DA7AD2" w:rsidRDefault="00DA7AD2">
      <w:pPr>
        <w:spacing w:after="80"/>
      </w:pPr>
    </w:p>
    <w:p w14:paraId="012EEB4A" w14:textId="0448F8E7" w:rsidR="00DA7AD2" w:rsidRDefault="00474115">
      <w:pPr>
        <w:pStyle w:val="Caption"/>
        <w:keepNext/>
        <w:spacing w:before="120" w:after="160"/>
        <w:jc w:val="center"/>
      </w:pPr>
      <w:bookmarkStart w:id="51" w:name="_Toc242453090"/>
      <w:r>
        <w:t>Tabel 3.</w:t>
      </w:r>
      <w:fldSimple w:instr=" SEQ Tabel \* ARABIC ">
        <w:r w:rsidR="002E3237">
          <w:rPr>
            <w:noProof/>
          </w:rPr>
          <w:t>3</w:t>
        </w:r>
      </w:fldSimple>
      <w:r>
        <w:t xml:space="preserve"> Komponen Kecerdasan Artifisial dan Cara Pengujiannya</w:t>
      </w:r>
      <w:bookmarkEnd w:id="51"/>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54"/>
        <w:gridCol w:w="2285"/>
        <w:gridCol w:w="3280"/>
        <w:gridCol w:w="2313"/>
      </w:tblGrid>
      <w:tr w:rsidR="00DA7AD2" w14:paraId="7CA657A2" w14:textId="77777777">
        <w:trPr>
          <w:tblHeader/>
        </w:trPr>
        <w:tc>
          <w:tcPr>
            <w:tcW w:w="652" w:type="dxa"/>
            <w:shd w:val="clear" w:color="auto" w:fill="D9D9D9"/>
          </w:tcPr>
          <w:p w14:paraId="00052E3C" w14:textId="77777777" w:rsidR="00DA7AD2" w:rsidRDefault="00474115">
            <w:pPr>
              <w:jc w:val="center"/>
            </w:pPr>
            <w:r>
              <w:rPr>
                <w:b/>
                <w:sz w:val="20"/>
              </w:rPr>
              <w:t>No</w:t>
            </w:r>
          </w:p>
        </w:tc>
        <w:tc>
          <w:tcPr>
            <w:tcW w:w="2279" w:type="dxa"/>
            <w:shd w:val="clear" w:color="auto" w:fill="D9D9D9"/>
          </w:tcPr>
          <w:p w14:paraId="61CB57B0" w14:textId="77777777" w:rsidR="00DA7AD2" w:rsidRDefault="00474115">
            <w:pPr>
              <w:jc w:val="center"/>
            </w:pPr>
            <w:r>
              <w:rPr>
                <w:b/>
                <w:sz w:val="20"/>
              </w:rPr>
              <w:t>Komponen</w:t>
            </w:r>
          </w:p>
        </w:tc>
        <w:tc>
          <w:tcPr>
            <w:tcW w:w="3271" w:type="dxa"/>
            <w:shd w:val="clear" w:color="auto" w:fill="D9D9D9"/>
          </w:tcPr>
          <w:p w14:paraId="50EFE080" w14:textId="77777777" w:rsidR="00DA7AD2" w:rsidRDefault="00474115">
            <w:pPr>
              <w:jc w:val="center"/>
            </w:pPr>
            <w:r>
              <w:rPr>
                <w:b/>
                <w:sz w:val="20"/>
              </w:rPr>
              <w:t>Bentuk teknis</w:t>
            </w:r>
          </w:p>
        </w:tc>
        <w:tc>
          <w:tcPr>
            <w:tcW w:w="2307" w:type="dxa"/>
            <w:shd w:val="clear" w:color="auto" w:fill="D9D9D9"/>
          </w:tcPr>
          <w:p w14:paraId="1D846F16" w14:textId="77777777" w:rsidR="00DA7AD2" w:rsidRDefault="00474115">
            <w:pPr>
              <w:jc w:val="center"/>
            </w:pPr>
            <w:r>
              <w:rPr>
                <w:b/>
                <w:sz w:val="20"/>
              </w:rPr>
              <w:t>Target uji</w:t>
            </w:r>
          </w:p>
        </w:tc>
      </w:tr>
      <w:tr w:rsidR="00DA7AD2" w14:paraId="7452C6D8" w14:textId="77777777">
        <w:tc>
          <w:tcPr>
            <w:tcW w:w="652" w:type="dxa"/>
          </w:tcPr>
          <w:p w14:paraId="147CEE58" w14:textId="77777777" w:rsidR="00DA7AD2" w:rsidRDefault="00474115">
            <w:r>
              <w:rPr>
                <w:sz w:val="20"/>
              </w:rPr>
              <w:t>1</w:t>
            </w:r>
          </w:p>
        </w:tc>
        <w:tc>
          <w:tcPr>
            <w:tcW w:w="2279" w:type="dxa"/>
          </w:tcPr>
          <w:p w14:paraId="17D06FA0" w14:textId="77777777" w:rsidR="00DA7AD2" w:rsidRDefault="00474115">
            <w:r>
              <w:rPr>
                <w:sz w:val="20"/>
              </w:rPr>
              <w:t>Jawab otomatis dari basis pengetahuan</w:t>
            </w:r>
          </w:p>
        </w:tc>
        <w:tc>
          <w:tcPr>
            <w:tcW w:w="3271" w:type="dxa"/>
          </w:tcPr>
          <w:p w14:paraId="325715CE" w14:textId="77777777" w:rsidR="00DA7AD2" w:rsidRDefault="00474115">
            <w:r>
              <w:rPr>
                <w:sz w:val="20"/>
              </w:rPr>
              <w:t>Pencarian FTS5 (bm25) + penyusun jawaban; setiap jawaban menyertakan sumber</w:t>
            </w:r>
          </w:p>
        </w:tc>
        <w:tc>
          <w:tcPr>
            <w:tcW w:w="2307" w:type="dxa"/>
          </w:tcPr>
          <w:p w14:paraId="51EC6104" w14:textId="77777777" w:rsidR="00DA7AD2" w:rsidRDefault="00474115">
            <w:r>
              <w:rPr>
                <w:sz w:val="20"/>
              </w:rPr>
              <w:t>50 pertanyaan uji, laju halusinasi &lt; 5%</w:t>
            </w:r>
          </w:p>
        </w:tc>
      </w:tr>
      <w:tr w:rsidR="00DA7AD2" w14:paraId="48E3397B" w14:textId="77777777">
        <w:tc>
          <w:tcPr>
            <w:tcW w:w="652" w:type="dxa"/>
          </w:tcPr>
          <w:p w14:paraId="26A337FE" w14:textId="77777777" w:rsidR="00DA7AD2" w:rsidRDefault="00474115">
            <w:r>
              <w:rPr>
                <w:sz w:val="20"/>
              </w:rPr>
              <w:t>2</w:t>
            </w:r>
          </w:p>
        </w:tc>
        <w:tc>
          <w:tcPr>
            <w:tcW w:w="2279" w:type="dxa"/>
          </w:tcPr>
          <w:p w14:paraId="5EA7D7EC" w14:textId="77777777" w:rsidR="00DA7AD2" w:rsidRDefault="00474115">
            <w:r>
              <w:rPr>
                <w:sz w:val="20"/>
              </w:rPr>
              <w:t>Klasifikasi maksud &amp; ekstraksi data</w:t>
            </w:r>
          </w:p>
        </w:tc>
        <w:tc>
          <w:tcPr>
            <w:tcW w:w="3271" w:type="dxa"/>
          </w:tcPr>
          <w:p w14:paraId="681371F7" w14:textId="77777777" w:rsidR="00DA7AD2" w:rsidRDefault="00474115">
            <w:r>
              <w:rPr>
                <w:sz w:val="20"/>
              </w:rPr>
              <w:t>Pengenalan maksud pesan dan entitas (nama, jenjang, kelas, mapel)</w:t>
            </w:r>
          </w:p>
        </w:tc>
        <w:tc>
          <w:tcPr>
            <w:tcW w:w="2307" w:type="dxa"/>
          </w:tcPr>
          <w:p w14:paraId="4D080CE3" w14:textId="77777777" w:rsidR="00DA7AD2" w:rsidRDefault="00474115">
            <w:r>
              <w:rPr>
                <w:sz w:val="20"/>
              </w:rPr>
              <w:t>F1 per kelas maksud</w:t>
            </w:r>
          </w:p>
        </w:tc>
      </w:tr>
      <w:tr w:rsidR="00DA7AD2" w14:paraId="09295740" w14:textId="77777777">
        <w:tc>
          <w:tcPr>
            <w:tcW w:w="652" w:type="dxa"/>
          </w:tcPr>
          <w:p w14:paraId="5020F56E" w14:textId="77777777" w:rsidR="00DA7AD2" w:rsidRDefault="00474115">
            <w:r>
              <w:rPr>
                <w:sz w:val="20"/>
              </w:rPr>
              <w:t>3</w:t>
            </w:r>
          </w:p>
        </w:tc>
        <w:tc>
          <w:tcPr>
            <w:tcW w:w="2279" w:type="dxa"/>
          </w:tcPr>
          <w:p w14:paraId="1B745D52" w14:textId="77777777" w:rsidR="00DA7AD2" w:rsidRDefault="00474115">
            <w:r>
              <w:rPr>
                <w:sz w:val="20"/>
              </w:rPr>
              <w:t>Skor prioritas prospek</w:t>
            </w:r>
          </w:p>
        </w:tc>
        <w:tc>
          <w:tcPr>
            <w:tcW w:w="3271" w:type="dxa"/>
          </w:tcPr>
          <w:p w14:paraId="5A2CDCE4" w14:textId="77777777" w:rsidR="00DA7AD2" w:rsidRDefault="00474115">
            <w:r>
              <w:rPr>
                <w:sz w:val="20"/>
              </w:rPr>
              <w:t>Lima komponen berbobot, rincian tampil di panel pelanggan</w:t>
            </w:r>
          </w:p>
        </w:tc>
        <w:tc>
          <w:tcPr>
            <w:tcW w:w="2307" w:type="dxa"/>
          </w:tcPr>
          <w:p w14:paraId="06230953" w14:textId="77777777" w:rsidR="00DA7AD2" w:rsidRDefault="00474115">
            <w:r>
              <w:rPr>
                <w:sz w:val="20"/>
              </w:rPr>
              <w:t>Presisi 20 prospek teratas</w:t>
            </w:r>
          </w:p>
        </w:tc>
      </w:tr>
      <w:tr w:rsidR="00DA7AD2" w14:paraId="23496BC3" w14:textId="77777777">
        <w:tc>
          <w:tcPr>
            <w:tcW w:w="652" w:type="dxa"/>
          </w:tcPr>
          <w:p w14:paraId="1204D82B" w14:textId="77777777" w:rsidR="00DA7AD2" w:rsidRDefault="00474115">
            <w:r>
              <w:rPr>
                <w:sz w:val="20"/>
              </w:rPr>
              <w:t>4</w:t>
            </w:r>
          </w:p>
        </w:tc>
        <w:tc>
          <w:tcPr>
            <w:tcW w:w="2279" w:type="dxa"/>
          </w:tcPr>
          <w:p w14:paraId="5EE599A6" w14:textId="77777777" w:rsidR="00DA7AD2" w:rsidRDefault="00474115">
            <w:r>
              <w:rPr>
                <w:sz w:val="20"/>
              </w:rPr>
              <w:t>Ringkasan &amp; draf balasan</w:t>
            </w:r>
          </w:p>
        </w:tc>
        <w:tc>
          <w:tcPr>
            <w:tcW w:w="3271" w:type="dxa"/>
          </w:tcPr>
          <w:p w14:paraId="29445FB4" w14:textId="77777777" w:rsidR="00DA7AD2" w:rsidRDefault="00474115">
            <w:r>
              <w:rPr>
                <w:sz w:val="20"/>
              </w:rPr>
              <w:t>Ringkasan percakapan untuk agen</w:t>
            </w:r>
          </w:p>
        </w:tc>
        <w:tc>
          <w:tcPr>
            <w:tcW w:w="2307" w:type="dxa"/>
          </w:tcPr>
          <w:p w14:paraId="3F185388" w14:textId="77777777" w:rsidR="00DA7AD2" w:rsidRDefault="00474115">
            <w:r>
              <w:rPr>
                <w:sz w:val="20"/>
              </w:rPr>
              <w:t>Penilaian agen</w:t>
            </w:r>
          </w:p>
        </w:tc>
      </w:tr>
      <w:tr w:rsidR="00DA7AD2" w14:paraId="1D023E65" w14:textId="77777777">
        <w:tc>
          <w:tcPr>
            <w:tcW w:w="652" w:type="dxa"/>
          </w:tcPr>
          <w:p w14:paraId="52B7EC22" w14:textId="77777777" w:rsidR="00DA7AD2" w:rsidRDefault="00474115">
            <w:r>
              <w:rPr>
                <w:sz w:val="20"/>
              </w:rPr>
              <w:t>5</w:t>
            </w:r>
          </w:p>
        </w:tc>
        <w:tc>
          <w:tcPr>
            <w:tcW w:w="2279" w:type="dxa"/>
          </w:tcPr>
          <w:p w14:paraId="74EABB73" w14:textId="77777777" w:rsidR="00DA7AD2" w:rsidRDefault="00474115">
            <w:r>
              <w:rPr>
                <w:sz w:val="20"/>
              </w:rPr>
              <w:t>Eskalasi ke manusia</w:t>
            </w:r>
          </w:p>
        </w:tc>
        <w:tc>
          <w:tcPr>
            <w:tcW w:w="3271" w:type="dxa"/>
          </w:tcPr>
          <w:p w14:paraId="6C262894" w14:textId="77777777" w:rsidR="00DA7AD2" w:rsidRDefault="00474115">
            <w:r>
              <w:rPr>
                <w:sz w:val="20"/>
              </w:rPr>
              <w:t>Ambang keyakinan, kata kunci eskalasi, nada pesan</w:t>
            </w:r>
          </w:p>
        </w:tc>
        <w:tc>
          <w:tcPr>
            <w:tcW w:w="2307" w:type="dxa"/>
          </w:tcPr>
          <w:p w14:paraId="0EEFB512" w14:textId="77777777" w:rsidR="00DA7AD2" w:rsidRDefault="00474115">
            <w:r>
              <w:rPr>
                <w:sz w:val="20"/>
              </w:rPr>
              <w:t>Percakapan dialihkan &amp; AI berhenti membalas</w:t>
            </w:r>
          </w:p>
        </w:tc>
      </w:tr>
    </w:tbl>
    <w:p w14:paraId="7A206DC6" w14:textId="77777777" w:rsidR="00DA7AD2" w:rsidRDefault="00DA7AD2">
      <w:pPr>
        <w:spacing w:after="80"/>
      </w:pPr>
    </w:p>
    <w:p w14:paraId="492030E7" w14:textId="77777777" w:rsidR="00DA7AD2" w:rsidRDefault="00474115">
      <w:pPr>
        <w:pStyle w:val="BodyText"/>
        <w:spacing w:after="120" w:line="360" w:lineRule="auto"/>
        <w:jc w:val="both"/>
      </w:pPr>
      <w:r>
        <w:rPr>
          <w:i/>
        </w:rPr>
        <w:t>Seluruh angka uji adalah target pengukuran, bukan klaim hasil.</w:t>
      </w:r>
    </w:p>
    <w:p w14:paraId="7300DE03" w14:textId="77777777" w:rsidR="00DA7AD2" w:rsidRDefault="00474115">
      <w:pPr>
        <w:pStyle w:val="Heading2"/>
        <w:keepNext/>
        <w:spacing w:before="280" w:after="200"/>
      </w:pPr>
      <w:bookmarkStart w:id="52" w:name="_Toc242453077"/>
      <w:r>
        <w:t>3.2 Alat</w:t>
      </w:r>
      <w:bookmarkEnd w:id="52"/>
    </w:p>
    <w:p w14:paraId="03521FF7" w14:textId="3BFBBDEE" w:rsidR="00DA7AD2" w:rsidRDefault="00474115">
      <w:pPr>
        <w:pStyle w:val="Caption"/>
        <w:keepNext/>
        <w:spacing w:before="120" w:after="160"/>
        <w:jc w:val="center"/>
      </w:pPr>
      <w:bookmarkStart w:id="53" w:name="_Toc242453091"/>
      <w:r>
        <w:t>Tabel 3.</w:t>
      </w:r>
      <w:fldSimple w:instr=" SEQ Tabel \* ARABIC ">
        <w:r w:rsidR="002E3237">
          <w:rPr>
            <w:noProof/>
          </w:rPr>
          <w:t>4</w:t>
        </w:r>
      </w:fldSimple>
      <w:r>
        <w:t xml:space="preserve"> Perangkat Keras</w:t>
      </w:r>
      <w:bookmarkEnd w:id="53"/>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46"/>
        <w:gridCol w:w="1753"/>
        <w:gridCol w:w="3973"/>
        <w:gridCol w:w="2260"/>
      </w:tblGrid>
      <w:tr w:rsidR="00DA7AD2" w14:paraId="584BF5BD" w14:textId="77777777">
        <w:trPr>
          <w:tblHeader/>
        </w:trPr>
        <w:tc>
          <w:tcPr>
            <w:tcW w:w="544" w:type="dxa"/>
            <w:shd w:val="clear" w:color="auto" w:fill="D9D9D9"/>
          </w:tcPr>
          <w:p w14:paraId="00A0F86A" w14:textId="77777777" w:rsidR="00DA7AD2" w:rsidRDefault="00474115">
            <w:pPr>
              <w:jc w:val="center"/>
            </w:pPr>
            <w:r>
              <w:rPr>
                <w:b/>
                <w:sz w:val="20"/>
              </w:rPr>
              <w:t>No</w:t>
            </w:r>
          </w:p>
        </w:tc>
        <w:tc>
          <w:tcPr>
            <w:tcW w:w="1746" w:type="dxa"/>
            <w:shd w:val="clear" w:color="auto" w:fill="D9D9D9"/>
          </w:tcPr>
          <w:p w14:paraId="3A669808" w14:textId="77777777" w:rsidR="00DA7AD2" w:rsidRDefault="00474115">
            <w:pPr>
              <w:jc w:val="center"/>
            </w:pPr>
            <w:r>
              <w:rPr>
                <w:b/>
                <w:sz w:val="20"/>
              </w:rPr>
              <w:t>Perangkat</w:t>
            </w:r>
          </w:p>
        </w:tc>
        <w:tc>
          <w:tcPr>
            <w:tcW w:w="3957" w:type="dxa"/>
            <w:shd w:val="clear" w:color="auto" w:fill="D9D9D9"/>
          </w:tcPr>
          <w:p w14:paraId="0CE34B1D" w14:textId="77777777" w:rsidR="00DA7AD2" w:rsidRDefault="00474115">
            <w:pPr>
              <w:jc w:val="center"/>
            </w:pPr>
            <w:r>
              <w:rPr>
                <w:b/>
                <w:sz w:val="20"/>
              </w:rPr>
              <w:t>Spesifikasi</w:t>
            </w:r>
          </w:p>
        </w:tc>
        <w:tc>
          <w:tcPr>
            <w:tcW w:w="2251" w:type="dxa"/>
            <w:shd w:val="clear" w:color="auto" w:fill="D9D9D9"/>
          </w:tcPr>
          <w:p w14:paraId="06C5409A" w14:textId="77777777" w:rsidR="00DA7AD2" w:rsidRDefault="00474115">
            <w:pPr>
              <w:jc w:val="center"/>
            </w:pPr>
            <w:r>
              <w:rPr>
                <w:b/>
                <w:sz w:val="20"/>
              </w:rPr>
              <w:t>Fungsi</w:t>
            </w:r>
          </w:p>
        </w:tc>
      </w:tr>
      <w:tr w:rsidR="00DA7AD2" w14:paraId="189ADFF6" w14:textId="77777777">
        <w:tc>
          <w:tcPr>
            <w:tcW w:w="544" w:type="dxa"/>
          </w:tcPr>
          <w:p w14:paraId="751F2A6D" w14:textId="77777777" w:rsidR="00DA7AD2" w:rsidRDefault="00474115">
            <w:r>
              <w:rPr>
                <w:sz w:val="20"/>
              </w:rPr>
              <w:t>1</w:t>
            </w:r>
          </w:p>
        </w:tc>
        <w:tc>
          <w:tcPr>
            <w:tcW w:w="1746" w:type="dxa"/>
          </w:tcPr>
          <w:p w14:paraId="47AB7E79" w14:textId="77777777" w:rsidR="00DA7AD2" w:rsidRDefault="00474115">
            <w:r>
              <w:rPr>
                <w:sz w:val="20"/>
              </w:rPr>
              <w:t>Laptop pengembang 1 (Agung)</w:t>
            </w:r>
          </w:p>
        </w:tc>
        <w:tc>
          <w:tcPr>
            <w:tcW w:w="3957" w:type="dxa"/>
          </w:tcPr>
          <w:p w14:paraId="191FD0EF" w14:textId="77777777" w:rsidR="00DA7AD2" w:rsidRDefault="00474115">
            <w:r>
              <w:rPr>
                <w:sz w:val="20"/>
              </w:rPr>
              <w:t>Apple MacBook Air (M1, 2020); prosesor Apple M1 8-core CPU (4 performance + 4 efficiency), GPU 7/8-core; RAM 8 GB unified memory; SSD 256 GB; layar 13,3" 2560×1600; macOS 27</w:t>
            </w:r>
          </w:p>
        </w:tc>
        <w:tc>
          <w:tcPr>
            <w:tcW w:w="2251" w:type="dxa"/>
          </w:tcPr>
          <w:p w14:paraId="749F26A8" w14:textId="77777777" w:rsidR="00DA7AD2" w:rsidRDefault="00474115">
            <w:r>
              <w:rPr>
                <w:sz w:val="20"/>
              </w:rPr>
              <w:t>Pengembangan backend, gerbang WhatsApp, pengujian</w:t>
            </w:r>
          </w:p>
        </w:tc>
      </w:tr>
      <w:tr w:rsidR="00DA7AD2" w14:paraId="095850FB" w14:textId="77777777">
        <w:tc>
          <w:tcPr>
            <w:tcW w:w="544" w:type="dxa"/>
          </w:tcPr>
          <w:p w14:paraId="088EAD9F" w14:textId="77777777" w:rsidR="00DA7AD2" w:rsidRDefault="00474115">
            <w:r>
              <w:rPr>
                <w:sz w:val="20"/>
              </w:rPr>
              <w:t>2</w:t>
            </w:r>
          </w:p>
        </w:tc>
        <w:tc>
          <w:tcPr>
            <w:tcW w:w="1746" w:type="dxa"/>
          </w:tcPr>
          <w:p w14:paraId="64A76AA7" w14:textId="77777777" w:rsidR="00DA7AD2" w:rsidRDefault="00474115">
            <w:r>
              <w:rPr>
                <w:sz w:val="20"/>
              </w:rPr>
              <w:t>PC pengembang 2 (Rifqi)</w:t>
            </w:r>
          </w:p>
        </w:tc>
        <w:tc>
          <w:tcPr>
            <w:tcW w:w="3957" w:type="dxa"/>
          </w:tcPr>
          <w:p w14:paraId="05B363DC" w14:textId="77777777" w:rsidR="00DA7AD2" w:rsidRDefault="00474115">
            <w:r>
              <w:rPr>
                <w:sz w:val="20"/>
              </w:rPr>
              <w:t>PC Windows; prosesor AMD Ryzen 5 5600G; RAM 16 GB; penyimpanan NVMe 512 GB</w:t>
            </w:r>
          </w:p>
        </w:tc>
        <w:tc>
          <w:tcPr>
            <w:tcW w:w="2251" w:type="dxa"/>
          </w:tcPr>
          <w:p w14:paraId="4E0AA492" w14:textId="77777777" w:rsidR="00DA7AD2" w:rsidRDefault="00474115">
            <w:r>
              <w:rPr>
                <w:sz w:val="20"/>
              </w:rPr>
              <w:t>Pemodelan sistem (Visual Paradigm)</w:t>
            </w:r>
          </w:p>
        </w:tc>
      </w:tr>
      <w:tr w:rsidR="00DA7AD2" w14:paraId="072788C4" w14:textId="77777777">
        <w:tc>
          <w:tcPr>
            <w:tcW w:w="544" w:type="dxa"/>
          </w:tcPr>
          <w:p w14:paraId="1C275BCB" w14:textId="77777777" w:rsidR="00DA7AD2" w:rsidRDefault="00474115">
            <w:r>
              <w:rPr>
                <w:sz w:val="20"/>
              </w:rPr>
              <w:t>3</w:t>
            </w:r>
          </w:p>
        </w:tc>
        <w:tc>
          <w:tcPr>
            <w:tcW w:w="1746" w:type="dxa"/>
          </w:tcPr>
          <w:p w14:paraId="2CF92D79" w14:textId="77777777" w:rsidR="00DA7AD2" w:rsidRDefault="00474115">
            <w:r>
              <w:rPr>
                <w:sz w:val="20"/>
              </w:rPr>
              <w:t>Laptop pengembang 3 (Enrico)</w:t>
            </w:r>
          </w:p>
        </w:tc>
        <w:tc>
          <w:tcPr>
            <w:tcW w:w="3957" w:type="dxa"/>
          </w:tcPr>
          <w:p w14:paraId="6E5253AB" w14:textId="77777777" w:rsidR="00DA7AD2" w:rsidRDefault="00474115">
            <w:r>
              <w:rPr>
                <w:sz w:val="20"/>
              </w:rPr>
              <w:t>HP-NI97MBHI; prosesor AMD Ryzen 5 2500U; RAM 8 GB; GPU AMD Radeon Vega 8; SSD 128 GB; Windows 11</w:t>
            </w:r>
          </w:p>
        </w:tc>
        <w:tc>
          <w:tcPr>
            <w:tcW w:w="2251" w:type="dxa"/>
          </w:tcPr>
          <w:p w14:paraId="6760C9B8" w14:textId="77777777" w:rsidR="00DA7AD2" w:rsidRDefault="00474115">
            <w:r>
              <w:rPr>
                <w:sz w:val="20"/>
              </w:rPr>
              <w:t>Rancangan antarmuka (Figma)</w:t>
            </w:r>
          </w:p>
        </w:tc>
      </w:tr>
      <w:tr w:rsidR="00DA7AD2" w14:paraId="43573733" w14:textId="77777777">
        <w:tc>
          <w:tcPr>
            <w:tcW w:w="544" w:type="dxa"/>
          </w:tcPr>
          <w:p w14:paraId="12B6706B" w14:textId="77777777" w:rsidR="00DA7AD2" w:rsidRDefault="00474115">
            <w:r>
              <w:rPr>
                <w:sz w:val="20"/>
              </w:rPr>
              <w:t>4</w:t>
            </w:r>
          </w:p>
        </w:tc>
        <w:tc>
          <w:tcPr>
            <w:tcW w:w="1746" w:type="dxa"/>
          </w:tcPr>
          <w:p w14:paraId="7C036899" w14:textId="77777777" w:rsidR="00DA7AD2" w:rsidRDefault="00474115">
            <w:r>
              <w:rPr>
                <w:sz w:val="20"/>
              </w:rPr>
              <w:t>Laptop pengembang 4 (Yordan)</w:t>
            </w:r>
          </w:p>
        </w:tc>
        <w:tc>
          <w:tcPr>
            <w:tcW w:w="3957" w:type="dxa"/>
          </w:tcPr>
          <w:p w14:paraId="29D0AA79" w14:textId="77777777" w:rsidR="00DA7AD2" w:rsidRDefault="00474115">
            <w:r>
              <w:rPr>
                <w:sz w:val="20"/>
              </w:rPr>
              <w:t>Apple MacBook Air M4; prosesor Apple M4 10-core CPU (4 performance + 6 efficiency); RAM 16 GB; SSD 256 GB; macOS 15.6.1</w:t>
            </w:r>
          </w:p>
        </w:tc>
        <w:tc>
          <w:tcPr>
            <w:tcW w:w="2251" w:type="dxa"/>
          </w:tcPr>
          <w:p w14:paraId="4528A538" w14:textId="77777777" w:rsidR="00DA7AD2" w:rsidRDefault="00474115">
            <w:r>
              <w:rPr>
                <w:sz w:val="20"/>
              </w:rPr>
              <w:t>Manajemen proyek, integrasi AI</w:t>
            </w:r>
          </w:p>
        </w:tc>
      </w:tr>
      <w:tr w:rsidR="00DA7AD2" w14:paraId="7F691E81" w14:textId="77777777">
        <w:tc>
          <w:tcPr>
            <w:tcW w:w="544" w:type="dxa"/>
          </w:tcPr>
          <w:p w14:paraId="03ED81EA" w14:textId="77777777" w:rsidR="00DA7AD2" w:rsidRDefault="00474115">
            <w:r>
              <w:rPr>
                <w:sz w:val="20"/>
              </w:rPr>
              <w:t>5</w:t>
            </w:r>
          </w:p>
        </w:tc>
        <w:tc>
          <w:tcPr>
            <w:tcW w:w="1746" w:type="dxa"/>
          </w:tcPr>
          <w:p w14:paraId="499D8E14" w14:textId="77777777" w:rsidR="00DA7AD2" w:rsidRDefault="00474115">
            <w:r>
              <w:rPr>
                <w:sz w:val="20"/>
              </w:rPr>
              <w:t>Laptop pengembang 5 (Isnaini)</w:t>
            </w:r>
          </w:p>
        </w:tc>
        <w:tc>
          <w:tcPr>
            <w:tcW w:w="3957" w:type="dxa"/>
          </w:tcPr>
          <w:p w14:paraId="3C606537" w14:textId="77777777" w:rsidR="00DA7AD2" w:rsidRDefault="00474115">
            <w:r>
              <w:rPr>
                <w:sz w:val="20"/>
              </w:rPr>
              <w:t>Acer Aspire A514-51KG; prosesor Intel Core i3-7020U @ 2,30 GHz; RAM 12 GB; SSD 237 GB + HDD ±929 GB; Windows 10 64-bit</w:t>
            </w:r>
          </w:p>
        </w:tc>
        <w:tc>
          <w:tcPr>
            <w:tcW w:w="2251" w:type="dxa"/>
          </w:tcPr>
          <w:p w14:paraId="5917C18D" w14:textId="77777777" w:rsidR="00DA7AD2" w:rsidRDefault="00474115">
            <w:r>
              <w:rPr>
                <w:sz w:val="20"/>
              </w:rPr>
              <w:t>Pengembangan &amp; dokumentasi</w:t>
            </w:r>
          </w:p>
        </w:tc>
      </w:tr>
      <w:tr w:rsidR="00DA7AD2" w14:paraId="2AD3DFAA" w14:textId="77777777">
        <w:tc>
          <w:tcPr>
            <w:tcW w:w="544" w:type="dxa"/>
          </w:tcPr>
          <w:p w14:paraId="7EC4245C" w14:textId="77777777" w:rsidR="00DA7AD2" w:rsidRDefault="00474115">
            <w:r>
              <w:rPr>
                <w:sz w:val="20"/>
              </w:rPr>
              <w:t>6</w:t>
            </w:r>
          </w:p>
        </w:tc>
        <w:tc>
          <w:tcPr>
            <w:tcW w:w="1746" w:type="dxa"/>
          </w:tcPr>
          <w:p w14:paraId="45B3D409" w14:textId="77777777" w:rsidR="00DA7AD2" w:rsidRDefault="00474115">
            <w:r>
              <w:rPr>
                <w:sz w:val="20"/>
              </w:rPr>
              <w:t>Ponsel Android uji</w:t>
            </w:r>
          </w:p>
        </w:tc>
        <w:tc>
          <w:tcPr>
            <w:tcW w:w="3957" w:type="dxa"/>
          </w:tcPr>
          <w:p w14:paraId="1EDA256E" w14:textId="77777777" w:rsidR="00DA7AD2" w:rsidRDefault="00474115">
            <w:r>
              <w:rPr>
                <w:sz w:val="20"/>
              </w:rPr>
              <w:t>TECNO Pova 7 4G (RAM 8 GB, penyimpanan 256 GB); Android 15; WhatsApp versi terbaru; kamera untuk pindai QR</w:t>
            </w:r>
          </w:p>
        </w:tc>
        <w:tc>
          <w:tcPr>
            <w:tcW w:w="2251" w:type="dxa"/>
          </w:tcPr>
          <w:p w14:paraId="31DA9D5E" w14:textId="77777777" w:rsidR="00DA7AD2" w:rsidRDefault="00474115">
            <w:r>
              <w:rPr>
                <w:sz w:val="20"/>
              </w:rPr>
              <w:t>Menautkan nomor WhatsApp melalui pemindaian QR</w:t>
            </w:r>
          </w:p>
        </w:tc>
      </w:tr>
      <w:tr w:rsidR="00DA7AD2" w14:paraId="1064ECDB" w14:textId="77777777">
        <w:tc>
          <w:tcPr>
            <w:tcW w:w="544" w:type="dxa"/>
          </w:tcPr>
          <w:p w14:paraId="1D383F4C" w14:textId="77777777" w:rsidR="00DA7AD2" w:rsidRDefault="00474115">
            <w:r>
              <w:rPr>
                <w:sz w:val="20"/>
              </w:rPr>
              <w:t>7</w:t>
            </w:r>
          </w:p>
        </w:tc>
        <w:tc>
          <w:tcPr>
            <w:tcW w:w="1746" w:type="dxa"/>
          </w:tcPr>
          <w:p w14:paraId="11E1057A" w14:textId="77777777" w:rsidR="00DA7AD2" w:rsidRDefault="00474115">
            <w:r>
              <w:rPr>
                <w:sz w:val="20"/>
              </w:rPr>
              <w:t>Nomor WhatsApp uji</w:t>
            </w:r>
          </w:p>
        </w:tc>
        <w:tc>
          <w:tcPr>
            <w:tcW w:w="3957" w:type="dxa"/>
          </w:tcPr>
          <w:p w14:paraId="009BDC03" w14:textId="77777777" w:rsidR="00DA7AD2" w:rsidRDefault="00474115">
            <w:r>
              <w:rPr>
                <w:sz w:val="20"/>
              </w:rPr>
              <w:t>1 nomor cadangan (bukan nomor operasional mitra)</w:t>
            </w:r>
          </w:p>
        </w:tc>
        <w:tc>
          <w:tcPr>
            <w:tcW w:w="2251" w:type="dxa"/>
          </w:tcPr>
          <w:p w14:paraId="76540586" w14:textId="77777777" w:rsidR="00DA7AD2" w:rsidRDefault="00474115">
            <w:r>
              <w:rPr>
                <w:sz w:val="20"/>
              </w:rPr>
              <w:t>Pengujian kirim/terima tanpa risiko pada nomor mitra</w:t>
            </w:r>
          </w:p>
        </w:tc>
      </w:tr>
      <w:tr w:rsidR="00DA7AD2" w14:paraId="0F1A9C5C" w14:textId="77777777">
        <w:tc>
          <w:tcPr>
            <w:tcW w:w="544" w:type="dxa"/>
          </w:tcPr>
          <w:p w14:paraId="0ADF404A" w14:textId="77777777" w:rsidR="00DA7AD2" w:rsidRDefault="00474115">
            <w:r>
              <w:rPr>
                <w:sz w:val="20"/>
              </w:rPr>
              <w:t>8</w:t>
            </w:r>
          </w:p>
        </w:tc>
        <w:tc>
          <w:tcPr>
            <w:tcW w:w="1746" w:type="dxa"/>
          </w:tcPr>
          <w:p w14:paraId="31B2093C" w14:textId="77777777" w:rsidR="00DA7AD2" w:rsidRDefault="00474115">
            <w:r>
              <w:rPr>
                <w:sz w:val="20"/>
              </w:rPr>
              <w:t>Server / VPS</w:t>
            </w:r>
          </w:p>
        </w:tc>
        <w:tc>
          <w:tcPr>
            <w:tcW w:w="3957" w:type="dxa"/>
          </w:tcPr>
          <w:p w14:paraId="16191F09" w14:textId="77777777" w:rsidR="00DA7AD2" w:rsidRDefault="00474115">
            <w:r>
              <w:rPr>
                <w:sz w:val="20"/>
              </w:rPr>
              <w:t>2 vCPU (AMD EPYC 9754 128-Core); RAM 2 GB (+ swap 2 GB); penyimpanan SSD 40 GB; Ubuntu 24.04.4 LTS (x86_64)</w:t>
            </w:r>
          </w:p>
        </w:tc>
        <w:tc>
          <w:tcPr>
            <w:tcW w:w="2251" w:type="dxa"/>
          </w:tcPr>
          <w:p w14:paraId="5CC866BF" w14:textId="77777777" w:rsidR="00DA7AD2" w:rsidRDefault="00474115">
            <w:r>
              <w:rPr>
                <w:sz w:val="20"/>
              </w:rPr>
              <w:t>Menjalankan aplikasi dan gerbang WhatsApp 24 jam</w:t>
            </w:r>
          </w:p>
        </w:tc>
      </w:tr>
      <w:tr w:rsidR="00DA7AD2" w14:paraId="384B7151" w14:textId="77777777">
        <w:tc>
          <w:tcPr>
            <w:tcW w:w="544" w:type="dxa"/>
          </w:tcPr>
          <w:p w14:paraId="0AED2947" w14:textId="77777777" w:rsidR="00DA7AD2" w:rsidRDefault="00474115">
            <w:r>
              <w:rPr>
                <w:sz w:val="20"/>
              </w:rPr>
              <w:t>9</w:t>
            </w:r>
          </w:p>
        </w:tc>
        <w:tc>
          <w:tcPr>
            <w:tcW w:w="1746" w:type="dxa"/>
          </w:tcPr>
          <w:p w14:paraId="47553094" w14:textId="77777777" w:rsidR="00DA7AD2" w:rsidRDefault="00474115">
            <w:r>
              <w:rPr>
                <w:sz w:val="20"/>
              </w:rPr>
              <w:t>Koneksi internet</w:t>
            </w:r>
          </w:p>
        </w:tc>
        <w:tc>
          <w:tcPr>
            <w:tcW w:w="3957" w:type="dxa"/>
          </w:tcPr>
          <w:p w14:paraId="2A3588EA" w14:textId="77777777" w:rsidR="00DA7AD2" w:rsidRDefault="00474115">
            <w:r>
              <w:rPr>
                <w:sz w:val="20"/>
              </w:rPr>
              <w:t>Kecepatan lebih dari 10 Mbps</w:t>
            </w:r>
          </w:p>
        </w:tc>
        <w:tc>
          <w:tcPr>
            <w:tcW w:w="2251" w:type="dxa"/>
          </w:tcPr>
          <w:p w14:paraId="62D2491B" w14:textId="77777777" w:rsidR="00DA7AD2" w:rsidRDefault="00474115">
            <w:r>
              <w:rPr>
                <w:sz w:val="20"/>
              </w:rPr>
              <w:t>Sesi WhatsApp Web dan pemanggilan API AI</w:t>
            </w:r>
          </w:p>
        </w:tc>
      </w:tr>
    </w:tbl>
    <w:p w14:paraId="41470877" w14:textId="77777777" w:rsidR="00DA7AD2" w:rsidRDefault="00DA7AD2">
      <w:pPr>
        <w:spacing w:after="80"/>
      </w:pPr>
    </w:p>
    <w:p w14:paraId="5D1CA77A" w14:textId="7501D162" w:rsidR="00DA7AD2" w:rsidRDefault="00474115">
      <w:pPr>
        <w:pStyle w:val="Caption"/>
        <w:keepNext/>
        <w:spacing w:before="120" w:after="160"/>
        <w:jc w:val="center"/>
      </w:pPr>
      <w:bookmarkStart w:id="54" w:name="_Toc242453092"/>
      <w:r>
        <w:lastRenderedPageBreak/>
        <w:t>Tabel 3.</w:t>
      </w:r>
      <w:fldSimple w:instr=" SEQ Tabel \* ARABIC ">
        <w:r w:rsidR="002E3237">
          <w:rPr>
            <w:noProof/>
          </w:rPr>
          <w:t>5</w:t>
        </w:r>
      </w:fldSimple>
      <w:r>
        <w:t xml:space="preserve"> Perangkat Lunak</w:t>
      </w:r>
      <w:bookmarkEnd w:id="54"/>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864"/>
        <w:gridCol w:w="2489"/>
        <w:gridCol w:w="2183"/>
        <w:gridCol w:w="2996"/>
      </w:tblGrid>
      <w:tr w:rsidR="00DA7AD2" w14:paraId="3F7F250D" w14:textId="77777777">
        <w:trPr>
          <w:tblHeader/>
        </w:trPr>
        <w:tc>
          <w:tcPr>
            <w:tcW w:w="862" w:type="dxa"/>
            <w:shd w:val="clear" w:color="auto" w:fill="D9D9D9"/>
          </w:tcPr>
          <w:p w14:paraId="2F51E2E4" w14:textId="77777777" w:rsidR="00DA7AD2" w:rsidRDefault="00474115">
            <w:pPr>
              <w:jc w:val="center"/>
            </w:pPr>
            <w:r>
              <w:rPr>
                <w:b/>
                <w:sz w:val="20"/>
              </w:rPr>
              <w:t>No</w:t>
            </w:r>
          </w:p>
        </w:tc>
        <w:tc>
          <w:tcPr>
            <w:tcW w:w="2483" w:type="dxa"/>
            <w:shd w:val="clear" w:color="auto" w:fill="D9D9D9"/>
          </w:tcPr>
          <w:p w14:paraId="737A0A0F" w14:textId="77777777" w:rsidR="00DA7AD2" w:rsidRDefault="00474115">
            <w:pPr>
              <w:jc w:val="center"/>
            </w:pPr>
            <w:r>
              <w:rPr>
                <w:b/>
                <w:sz w:val="20"/>
              </w:rPr>
              <w:t>Perangkat lunak</w:t>
            </w:r>
          </w:p>
        </w:tc>
        <w:tc>
          <w:tcPr>
            <w:tcW w:w="2177" w:type="dxa"/>
            <w:shd w:val="clear" w:color="auto" w:fill="D9D9D9"/>
          </w:tcPr>
          <w:p w14:paraId="2BE0DB5C" w14:textId="77777777" w:rsidR="00DA7AD2" w:rsidRDefault="00474115">
            <w:pPr>
              <w:jc w:val="center"/>
            </w:pPr>
            <w:r>
              <w:rPr>
                <w:b/>
                <w:sz w:val="20"/>
              </w:rPr>
              <w:t>Versi</w:t>
            </w:r>
          </w:p>
        </w:tc>
        <w:tc>
          <w:tcPr>
            <w:tcW w:w="2988" w:type="dxa"/>
            <w:shd w:val="clear" w:color="auto" w:fill="D9D9D9"/>
          </w:tcPr>
          <w:p w14:paraId="6C4C2047" w14:textId="77777777" w:rsidR="00DA7AD2" w:rsidRDefault="00474115">
            <w:pPr>
              <w:jc w:val="center"/>
            </w:pPr>
            <w:r>
              <w:rPr>
                <w:b/>
                <w:sz w:val="20"/>
              </w:rPr>
              <w:t>Fungsi</w:t>
            </w:r>
          </w:p>
        </w:tc>
      </w:tr>
      <w:tr w:rsidR="00DA7AD2" w14:paraId="45781B97" w14:textId="77777777">
        <w:tc>
          <w:tcPr>
            <w:tcW w:w="862" w:type="dxa"/>
          </w:tcPr>
          <w:p w14:paraId="0BBD34B9" w14:textId="77777777" w:rsidR="00DA7AD2" w:rsidRDefault="00474115">
            <w:r>
              <w:rPr>
                <w:sz w:val="20"/>
              </w:rPr>
              <w:t>1</w:t>
            </w:r>
          </w:p>
        </w:tc>
        <w:tc>
          <w:tcPr>
            <w:tcW w:w="2483" w:type="dxa"/>
          </w:tcPr>
          <w:p w14:paraId="749C5E3E" w14:textId="77777777" w:rsidR="00DA7AD2" w:rsidRDefault="00474115">
            <w:r>
              <w:rPr>
                <w:sz w:val="20"/>
              </w:rPr>
              <w:t>Node.js</w:t>
            </w:r>
          </w:p>
        </w:tc>
        <w:tc>
          <w:tcPr>
            <w:tcW w:w="2177" w:type="dxa"/>
          </w:tcPr>
          <w:p w14:paraId="2DD863D7" w14:textId="77777777" w:rsidR="00DA7AD2" w:rsidRDefault="00474115">
            <w:r>
              <w:rPr>
                <w:sz w:val="20"/>
              </w:rPr>
              <w:t>22 LTS atau lebih baru</w:t>
            </w:r>
          </w:p>
        </w:tc>
        <w:tc>
          <w:tcPr>
            <w:tcW w:w="2988" w:type="dxa"/>
          </w:tcPr>
          <w:p w14:paraId="617AF78F" w14:textId="77777777" w:rsidR="00DA7AD2" w:rsidRDefault="00474115">
            <w:r>
              <w:rPr>
                <w:sz w:val="20"/>
              </w:rPr>
              <w:t>Runtime server</w:t>
            </w:r>
          </w:p>
        </w:tc>
      </w:tr>
      <w:tr w:rsidR="00DA7AD2" w14:paraId="1B07640C" w14:textId="77777777">
        <w:tc>
          <w:tcPr>
            <w:tcW w:w="862" w:type="dxa"/>
          </w:tcPr>
          <w:p w14:paraId="2BC74640" w14:textId="77777777" w:rsidR="00DA7AD2" w:rsidRDefault="00474115">
            <w:r>
              <w:rPr>
                <w:sz w:val="20"/>
              </w:rPr>
              <w:t>2</w:t>
            </w:r>
          </w:p>
        </w:tc>
        <w:tc>
          <w:tcPr>
            <w:tcW w:w="2483" w:type="dxa"/>
          </w:tcPr>
          <w:p w14:paraId="16DEC94A" w14:textId="77777777" w:rsidR="00DA7AD2" w:rsidRDefault="00474115">
            <w:r>
              <w:rPr>
                <w:sz w:val="20"/>
              </w:rPr>
              <w:t>Express</w:t>
            </w:r>
          </w:p>
        </w:tc>
        <w:tc>
          <w:tcPr>
            <w:tcW w:w="2177" w:type="dxa"/>
          </w:tcPr>
          <w:p w14:paraId="7BDCCCA8" w14:textId="77777777" w:rsidR="00DA7AD2" w:rsidRDefault="00474115">
            <w:r>
              <w:rPr>
                <w:sz w:val="20"/>
              </w:rPr>
              <w:t>5</w:t>
            </w:r>
          </w:p>
        </w:tc>
        <w:tc>
          <w:tcPr>
            <w:tcW w:w="2988" w:type="dxa"/>
          </w:tcPr>
          <w:p w14:paraId="60A452BF" w14:textId="77777777" w:rsidR="00DA7AD2" w:rsidRDefault="00474115">
            <w:r>
              <w:rPr>
                <w:sz w:val="20"/>
              </w:rPr>
              <w:t>Kerangka REST API</w:t>
            </w:r>
          </w:p>
        </w:tc>
      </w:tr>
      <w:tr w:rsidR="00DA7AD2" w14:paraId="02D642BA" w14:textId="77777777">
        <w:tc>
          <w:tcPr>
            <w:tcW w:w="862" w:type="dxa"/>
          </w:tcPr>
          <w:p w14:paraId="0595E11A" w14:textId="77777777" w:rsidR="00DA7AD2" w:rsidRDefault="00474115">
            <w:r>
              <w:rPr>
                <w:sz w:val="20"/>
              </w:rPr>
              <w:t>3</w:t>
            </w:r>
          </w:p>
        </w:tc>
        <w:tc>
          <w:tcPr>
            <w:tcW w:w="2483" w:type="dxa"/>
          </w:tcPr>
          <w:p w14:paraId="61E95386" w14:textId="77777777" w:rsidR="00DA7AD2" w:rsidRDefault="00474115">
            <w:r>
              <w:rPr>
                <w:sz w:val="20"/>
              </w:rPr>
              <w:t>SQLite (modul node:sqlite) + FTS5</w:t>
            </w:r>
          </w:p>
        </w:tc>
        <w:tc>
          <w:tcPr>
            <w:tcW w:w="2177" w:type="dxa"/>
          </w:tcPr>
          <w:p w14:paraId="4F36148B" w14:textId="77777777" w:rsidR="00DA7AD2" w:rsidRDefault="00474115">
            <w:r>
              <w:rPr>
                <w:sz w:val="20"/>
              </w:rPr>
              <w:t>bawaan Node.js 22</w:t>
            </w:r>
          </w:p>
        </w:tc>
        <w:tc>
          <w:tcPr>
            <w:tcW w:w="2988" w:type="dxa"/>
          </w:tcPr>
          <w:p w14:paraId="68BF02AB" w14:textId="77777777" w:rsidR="00DA7AD2" w:rsidRDefault="00474115">
            <w:r>
              <w:rPr>
                <w:sz w:val="20"/>
              </w:rPr>
              <w:t>Basis data dan pencarian teks penuh</w:t>
            </w:r>
          </w:p>
        </w:tc>
      </w:tr>
      <w:tr w:rsidR="00DA7AD2" w14:paraId="19E2C6DC" w14:textId="77777777">
        <w:tc>
          <w:tcPr>
            <w:tcW w:w="862" w:type="dxa"/>
          </w:tcPr>
          <w:p w14:paraId="70CA7C8F" w14:textId="77777777" w:rsidR="00DA7AD2" w:rsidRDefault="00474115">
            <w:r>
              <w:rPr>
                <w:sz w:val="20"/>
              </w:rPr>
              <w:t>4</w:t>
            </w:r>
          </w:p>
        </w:tc>
        <w:tc>
          <w:tcPr>
            <w:tcW w:w="2483" w:type="dxa"/>
          </w:tcPr>
          <w:p w14:paraId="2319737D" w14:textId="77777777" w:rsidR="00DA7AD2" w:rsidRDefault="00474115">
            <w:r>
              <w:rPr>
                <w:sz w:val="20"/>
              </w:rPr>
              <w:t>React</w:t>
            </w:r>
          </w:p>
        </w:tc>
        <w:tc>
          <w:tcPr>
            <w:tcW w:w="2177" w:type="dxa"/>
          </w:tcPr>
          <w:p w14:paraId="22703E48" w14:textId="77777777" w:rsidR="00DA7AD2" w:rsidRDefault="00474115">
            <w:r>
              <w:rPr>
                <w:sz w:val="20"/>
              </w:rPr>
              <w:t>19</w:t>
            </w:r>
          </w:p>
        </w:tc>
        <w:tc>
          <w:tcPr>
            <w:tcW w:w="2988" w:type="dxa"/>
          </w:tcPr>
          <w:p w14:paraId="471208A7" w14:textId="77777777" w:rsidR="00DA7AD2" w:rsidRDefault="00474115">
            <w:r>
              <w:rPr>
                <w:sz w:val="20"/>
              </w:rPr>
              <w:t>Antarmuka pengguna</w:t>
            </w:r>
          </w:p>
        </w:tc>
      </w:tr>
      <w:tr w:rsidR="00DA7AD2" w14:paraId="71214D69" w14:textId="77777777">
        <w:tc>
          <w:tcPr>
            <w:tcW w:w="862" w:type="dxa"/>
          </w:tcPr>
          <w:p w14:paraId="2BF3B7BF" w14:textId="77777777" w:rsidR="00DA7AD2" w:rsidRDefault="00474115">
            <w:r>
              <w:rPr>
                <w:sz w:val="20"/>
              </w:rPr>
              <w:t>5</w:t>
            </w:r>
          </w:p>
        </w:tc>
        <w:tc>
          <w:tcPr>
            <w:tcW w:w="2483" w:type="dxa"/>
          </w:tcPr>
          <w:p w14:paraId="3FDCDB5A" w14:textId="77777777" w:rsidR="00DA7AD2" w:rsidRDefault="00474115">
            <w:r>
              <w:rPr>
                <w:sz w:val="20"/>
              </w:rPr>
              <w:t>Vite</w:t>
            </w:r>
          </w:p>
        </w:tc>
        <w:tc>
          <w:tcPr>
            <w:tcW w:w="2177" w:type="dxa"/>
          </w:tcPr>
          <w:p w14:paraId="16D7D1AE" w14:textId="77777777" w:rsidR="00DA7AD2" w:rsidRDefault="00474115">
            <w:r>
              <w:rPr>
                <w:sz w:val="20"/>
              </w:rPr>
              <w:t>8.3</w:t>
            </w:r>
          </w:p>
        </w:tc>
        <w:tc>
          <w:tcPr>
            <w:tcW w:w="2988" w:type="dxa"/>
          </w:tcPr>
          <w:p w14:paraId="7093CCB6" w14:textId="77777777" w:rsidR="00DA7AD2" w:rsidRDefault="00474115">
            <w:r>
              <w:rPr>
                <w:sz w:val="20"/>
              </w:rPr>
              <w:t>Build tool antarmuka</w:t>
            </w:r>
          </w:p>
        </w:tc>
      </w:tr>
      <w:tr w:rsidR="00DA7AD2" w14:paraId="5F0D9839" w14:textId="77777777">
        <w:tc>
          <w:tcPr>
            <w:tcW w:w="862" w:type="dxa"/>
          </w:tcPr>
          <w:p w14:paraId="25A3B98B" w14:textId="77777777" w:rsidR="00DA7AD2" w:rsidRDefault="00474115">
            <w:r>
              <w:rPr>
                <w:sz w:val="20"/>
              </w:rPr>
              <w:t>6</w:t>
            </w:r>
          </w:p>
        </w:tc>
        <w:tc>
          <w:tcPr>
            <w:tcW w:w="2483" w:type="dxa"/>
          </w:tcPr>
          <w:p w14:paraId="1511E1D7" w14:textId="77777777" w:rsidR="00DA7AD2" w:rsidRDefault="00474115">
            <w:r>
              <w:rPr>
                <w:sz w:val="20"/>
              </w:rPr>
              <w:t>Tailwind CSS</w:t>
            </w:r>
          </w:p>
        </w:tc>
        <w:tc>
          <w:tcPr>
            <w:tcW w:w="2177" w:type="dxa"/>
          </w:tcPr>
          <w:p w14:paraId="6A11AE80" w14:textId="77777777" w:rsidR="00DA7AD2" w:rsidRDefault="00474115">
            <w:r>
              <w:rPr>
                <w:sz w:val="20"/>
              </w:rPr>
              <w:t>4</w:t>
            </w:r>
          </w:p>
        </w:tc>
        <w:tc>
          <w:tcPr>
            <w:tcW w:w="2988" w:type="dxa"/>
          </w:tcPr>
          <w:p w14:paraId="43604396" w14:textId="77777777" w:rsidR="00DA7AD2" w:rsidRDefault="00474115">
            <w:r>
              <w:rPr>
                <w:sz w:val="20"/>
              </w:rPr>
              <w:t>Gaya antarmuka</w:t>
            </w:r>
          </w:p>
        </w:tc>
      </w:tr>
      <w:tr w:rsidR="00DA7AD2" w14:paraId="51BF598E" w14:textId="77777777">
        <w:tc>
          <w:tcPr>
            <w:tcW w:w="862" w:type="dxa"/>
          </w:tcPr>
          <w:p w14:paraId="2795AE88" w14:textId="77777777" w:rsidR="00DA7AD2" w:rsidRDefault="00474115">
            <w:r>
              <w:rPr>
                <w:sz w:val="20"/>
              </w:rPr>
              <w:t>7</w:t>
            </w:r>
          </w:p>
        </w:tc>
        <w:tc>
          <w:tcPr>
            <w:tcW w:w="2483" w:type="dxa"/>
          </w:tcPr>
          <w:p w14:paraId="3455597E" w14:textId="77777777" w:rsidR="00DA7AD2" w:rsidRDefault="00474115">
            <w:r>
              <w:rPr>
                <w:sz w:val="20"/>
              </w:rPr>
              <w:t>@whiskeysockets/baileys</w:t>
            </w:r>
          </w:p>
        </w:tc>
        <w:tc>
          <w:tcPr>
            <w:tcW w:w="2177" w:type="dxa"/>
          </w:tcPr>
          <w:p w14:paraId="4957188E" w14:textId="77777777" w:rsidR="00DA7AD2" w:rsidRDefault="00474115">
            <w:r>
              <w:rPr>
                <w:sz w:val="20"/>
              </w:rPr>
              <w:t>6.17.16</w:t>
            </w:r>
          </w:p>
        </w:tc>
        <w:tc>
          <w:tcPr>
            <w:tcW w:w="2988" w:type="dxa"/>
          </w:tcPr>
          <w:p w14:paraId="2D55DB00" w14:textId="77777777" w:rsidR="00DA7AD2" w:rsidRDefault="00474115">
            <w:r>
              <w:rPr>
                <w:sz w:val="20"/>
              </w:rPr>
              <w:t>Gerbang WhatsApp Web multi-nomor (QR)</w:t>
            </w:r>
          </w:p>
        </w:tc>
      </w:tr>
      <w:tr w:rsidR="00DA7AD2" w14:paraId="44329722" w14:textId="77777777">
        <w:tc>
          <w:tcPr>
            <w:tcW w:w="862" w:type="dxa"/>
          </w:tcPr>
          <w:p w14:paraId="34DB6C29" w14:textId="77777777" w:rsidR="00DA7AD2" w:rsidRDefault="00474115">
            <w:r>
              <w:rPr>
                <w:sz w:val="20"/>
              </w:rPr>
              <w:t>8</w:t>
            </w:r>
          </w:p>
        </w:tc>
        <w:tc>
          <w:tcPr>
            <w:tcW w:w="2483" w:type="dxa"/>
          </w:tcPr>
          <w:p w14:paraId="60D136FC" w14:textId="77777777" w:rsidR="00DA7AD2" w:rsidRDefault="00474115">
            <w:r>
              <w:rPr>
                <w:sz w:val="20"/>
              </w:rPr>
              <w:t>Penyedia AI</w:t>
            </w:r>
          </w:p>
        </w:tc>
        <w:tc>
          <w:tcPr>
            <w:tcW w:w="2177" w:type="dxa"/>
          </w:tcPr>
          <w:p w14:paraId="5537566F" w14:textId="77777777" w:rsidR="00DA7AD2" w:rsidRDefault="00474115">
            <w:r>
              <w:rPr>
                <w:sz w:val="20"/>
              </w:rPr>
              <w:t>Mode aturan bawaan / OpenAI / kompatibel OpenAI / Gemini</w:t>
            </w:r>
          </w:p>
        </w:tc>
        <w:tc>
          <w:tcPr>
            <w:tcW w:w="2988" w:type="dxa"/>
          </w:tcPr>
          <w:p w14:paraId="46FBC7F3" w14:textId="77777777" w:rsidR="00DA7AD2" w:rsidRDefault="00474115">
            <w:r>
              <w:rPr>
                <w:sz w:val="20"/>
              </w:rPr>
              <w:t>Klasifikasi maksud &amp; penyusunan jawaban; kunci API terenkripsi AES-256-GCM</w:t>
            </w:r>
          </w:p>
        </w:tc>
      </w:tr>
      <w:tr w:rsidR="00DA7AD2" w14:paraId="486672C4" w14:textId="77777777">
        <w:tc>
          <w:tcPr>
            <w:tcW w:w="862" w:type="dxa"/>
          </w:tcPr>
          <w:p w14:paraId="63DCD5BB" w14:textId="77777777" w:rsidR="00DA7AD2" w:rsidRDefault="00474115">
            <w:r>
              <w:rPr>
                <w:sz w:val="20"/>
              </w:rPr>
              <w:t>9</w:t>
            </w:r>
          </w:p>
        </w:tc>
        <w:tc>
          <w:tcPr>
            <w:tcW w:w="2483" w:type="dxa"/>
          </w:tcPr>
          <w:p w14:paraId="2A0053BB" w14:textId="77777777" w:rsidR="00DA7AD2" w:rsidRDefault="00474115">
            <w:r>
              <w:rPr>
                <w:sz w:val="20"/>
              </w:rPr>
              <w:t>Visual Studio Code</w:t>
            </w:r>
          </w:p>
        </w:tc>
        <w:tc>
          <w:tcPr>
            <w:tcW w:w="2177" w:type="dxa"/>
          </w:tcPr>
          <w:p w14:paraId="6998FCE1" w14:textId="77777777" w:rsidR="00DA7AD2" w:rsidRDefault="00474115">
            <w:r>
              <w:rPr>
                <w:sz w:val="20"/>
              </w:rPr>
              <w:t>1.140.0</w:t>
            </w:r>
          </w:p>
        </w:tc>
        <w:tc>
          <w:tcPr>
            <w:tcW w:w="2988" w:type="dxa"/>
          </w:tcPr>
          <w:p w14:paraId="2D2A3CAD" w14:textId="77777777" w:rsidR="00DA7AD2" w:rsidRDefault="00474115">
            <w:r>
              <w:rPr>
                <w:sz w:val="20"/>
              </w:rPr>
              <w:t>Editor kode</w:t>
            </w:r>
          </w:p>
        </w:tc>
      </w:tr>
      <w:tr w:rsidR="00DA7AD2" w14:paraId="217FABCD" w14:textId="77777777">
        <w:tc>
          <w:tcPr>
            <w:tcW w:w="862" w:type="dxa"/>
          </w:tcPr>
          <w:p w14:paraId="1D4DB2B4" w14:textId="77777777" w:rsidR="00DA7AD2" w:rsidRDefault="00474115">
            <w:r>
              <w:rPr>
                <w:sz w:val="20"/>
              </w:rPr>
              <w:t>10</w:t>
            </w:r>
          </w:p>
        </w:tc>
        <w:tc>
          <w:tcPr>
            <w:tcW w:w="2483" w:type="dxa"/>
          </w:tcPr>
          <w:p w14:paraId="48CD73A3" w14:textId="77777777" w:rsidR="00DA7AD2" w:rsidRDefault="00474115">
            <w:r>
              <w:rPr>
                <w:sz w:val="20"/>
              </w:rPr>
              <w:t>Git &amp; GitHub</w:t>
            </w:r>
          </w:p>
        </w:tc>
        <w:tc>
          <w:tcPr>
            <w:tcW w:w="2177" w:type="dxa"/>
          </w:tcPr>
          <w:p w14:paraId="0CDA22AA" w14:textId="77777777" w:rsidR="00DA7AD2" w:rsidRDefault="00474115">
            <w:r>
              <w:rPr>
                <w:sz w:val="20"/>
              </w:rPr>
              <w:t>-</w:t>
            </w:r>
          </w:p>
        </w:tc>
        <w:tc>
          <w:tcPr>
            <w:tcW w:w="2988" w:type="dxa"/>
          </w:tcPr>
          <w:p w14:paraId="27707D32" w14:textId="77777777" w:rsidR="00DA7AD2" w:rsidRDefault="00474115">
            <w:r>
              <w:rPr>
                <w:sz w:val="20"/>
              </w:rPr>
              <w:t>Kontrol versi, branch, dan peninjauan kode</w:t>
            </w:r>
          </w:p>
        </w:tc>
      </w:tr>
      <w:tr w:rsidR="00DA7AD2" w14:paraId="19006869" w14:textId="77777777">
        <w:tc>
          <w:tcPr>
            <w:tcW w:w="862" w:type="dxa"/>
          </w:tcPr>
          <w:p w14:paraId="39EE99A3" w14:textId="77777777" w:rsidR="00DA7AD2" w:rsidRDefault="00474115">
            <w:r>
              <w:rPr>
                <w:sz w:val="20"/>
              </w:rPr>
              <w:t>11</w:t>
            </w:r>
          </w:p>
        </w:tc>
        <w:tc>
          <w:tcPr>
            <w:tcW w:w="2483" w:type="dxa"/>
          </w:tcPr>
          <w:p w14:paraId="1188C49B" w14:textId="77777777" w:rsidR="00DA7AD2" w:rsidRDefault="00474115">
            <w:r>
              <w:rPr>
                <w:sz w:val="20"/>
              </w:rPr>
              <w:t>Visual Paradigm Community Edition</w:t>
            </w:r>
          </w:p>
        </w:tc>
        <w:tc>
          <w:tcPr>
            <w:tcW w:w="2177" w:type="dxa"/>
          </w:tcPr>
          <w:p w14:paraId="46EB1F3D" w14:textId="77777777" w:rsidR="00DA7AD2" w:rsidRDefault="00474115">
            <w:r>
              <w:rPr>
                <w:sz w:val="20"/>
              </w:rPr>
              <w:t>18.0</w:t>
            </w:r>
          </w:p>
        </w:tc>
        <w:tc>
          <w:tcPr>
            <w:tcW w:w="2988" w:type="dxa"/>
          </w:tcPr>
          <w:p w14:paraId="451A3217" w14:textId="77777777" w:rsidR="00DA7AD2" w:rsidRDefault="00474115">
            <w:r>
              <w:rPr>
                <w:sz w:val="20"/>
              </w:rPr>
              <w:t>Pemodelan UML</w:t>
            </w:r>
          </w:p>
        </w:tc>
      </w:tr>
      <w:tr w:rsidR="00DA7AD2" w14:paraId="58120282" w14:textId="77777777">
        <w:tc>
          <w:tcPr>
            <w:tcW w:w="862" w:type="dxa"/>
          </w:tcPr>
          <w:p w14:paraId="3FB245A2" w14:textId="77777777" w:rsidR="00DA7AD2" w:rsidRDefault="00474115">
            <w:r>
              <w:rPr>
                <w:sz w:val="20"/>
              </w:rPr>
              <w:t>12</w:t>
            </w:r>
          </w:p>
        </w:tc>
        <w:tc>
          <w:tcPr>
            <w:tcW w:w="2483" w:type="dxa"/>
          </w:tcPr>
          <w:p w14:paraId="35262840" w14:textId="77777777" w:rsidR="00DA7AD2" w:rsidRDefault="00474115">
            <w:r>
              <w:rPr>
                <w:sz w:val="20"/>
              </w:rPr>
              <w:t>Figma</w:t>
            </w:r>
          </w:p>
        </w:tc>
        <w:tc>
          <w:tcPr>
            <w:tcW w:w="2177" w:type="dxa"/>
          </w:tcPr>
          <w:p w14:paraId="13E2F545" w14:textId="77777777" w:rsidR="00DA7AD2" w:rsidRDefault="00474115">
            <w:r>
              <w:rPr>
                <w:sz w:val="20"/>
              </w:rPr>
              <w:t>-</w:t>
            </w:r>
          </w:p>
        </w:tc>
        <w:tc>
          <w:tcPr>
            <w:tcW w:w="2988" w:type="dxa"/>
          </w:tcPr>
          <w:p w14:paraId="04E81FA0" w14:textId="77777777" w:rsidR="00DA7AD2" w:rsidRDefault="00474115">
            <w:r>
              <w:rPr>
                <w:sz w:val="20"/>
              </w:rPr>
              <w:t xml:space="preserve">Mockup </w:t>
            </w:r>
            <w:r>
              <w:rPr>
                <w:i/>
                <w:sz w:val="20"/>
              </w:rPr>
              <w:t>high-fidelity</w:t>
            </w:r>
            <w:r>
              <w:rPr>
                <w:sz w:val="20"/>
              </w:rPr>
              <w:t xml:space="preserve"> dan prototipe</w:t>
            </w:r>
          </w:p>
        </w:tc>
      </w:tr>
      <w:tr w:rsidR="00DA7AD2" w14:paraId="4CCD4237" w14:textId="77777777">
        <w:tc>
          <w:tcPr>
            <w:tcW w:w="862" w:type="dxa"/>
          </w:tcPr>
          <w:p w14:paraId="45F716B5" w14:textId="77777777" w:rsidR="00DA7AD2" w:rsidRDefault="00474115">
            <w:r>
              <w:rPr>
                <w:sz w:val="20"/>
              </w:rPr>
              <w:t>13</w:t>
            </w:r>
          </w:p>
        </w:tc>
        <w:tc>
          <w:tcPr>
            <w:tcW w:w="2483" w:type="dxa"/>
          </w:tcPr>
          <w:p w14:paraId="332F03A8" w14:textId="77777777" w:rsidR="00DA7AD2" w:rsidRDefault="00474115">
            <w:r>
              <w:rPr>
                <w:sz w:val="20"/>
              </w:rPr>
              <w:t>Microsoft Word + Mendeley Reference Manager</w:t>
            </w:r>
          </w:p>
        </w:tc>
        <w:tc>
          <w:tcPr>
            <w:tcW w:w="2177" w:type="dxa"/>
          </w:tcPr>
          <w:p w14:paraId="2DAC1F12" w14:textId="77777777" w:rsidR="00DA7AD2" w:rsidRDefault="00474115">
            <w:r>
              <w:rPr>
                <w:sz w:val="20"/>
              </w:rPr>
              <w:t>-</w:t>
            </w:r>
          </w:p>
        </w:tc>
        <w:tc>
          <w:tcPr>
            <w:tcW w:w="2988" w:type="dxa"/>
          </w:tcPr>
          <w:p w14:paraId="3F30C39D" w14:textId="77777777" w:rsidR="00DA7AD2" w:rsidRDefault="00474115">
            <w:r>
              <w:rPr>
                <w:sz w:val="20"/>
              </w:rPr>
              <w:t>Penyusunan laporan dan sitasi</w:t>
            </w:r>
          </w:p>
        </w:tc>
      </w:tr>
      <w:tr w:rsidR="00DA7AD2" w14:paraId="7C07AA5B" w14:textId="77777777">
        <w:tc>
          <w:tcPr>
            <w:tcW w:w="862" w:type="dxa"/>
          </w:tcPr>
          <w:p w14:paraId="79720C32" w14:textId="77777777" w:rsidR="00DA7AD2" w:rsidRDefault="00474115">
            <w:r>
              <w:rPr>
                <w:sz w:val="20"/>
              </w:rPr>
              <w:t>14</w:t>
            </w:r>
          </w:p>
        </w:tc>
        <w:tc>
          <w:tcPr>
            <w:tcW w:w="2483" w:type="dxa"/>
          </w:tcPr>
          <w:p w14:paraId="274AE0AA" w14:textId="77777777" w:rsidR="00DA7AD2" w:rsidRDefault="00474115">
            <w:r>
              <w:rPr>
                <w:sz w:val="20"/>
              </w:rPr>
              <w:t>Google Chrome</w:t>
            </w:r>
          </w:p>
        </w:tc>
        <w:tc>
          <w:tcPr>
            <w:tcW w:w="2177" w:type="dxa"/>
          </w:tcPr>
          <w:p w14:paraId="7E998F07" w14:textId="77777777" w:rsidR="00DA7AD2" w:rsidRDefault="00474115">
            <w:r>
              <w:rPr>
                <w:sz w:val="20"/>
              </w:rPr>
              <w:t>versi terbaru</w:t>
            </w:r>
          </w:p>
        </w:tc>
        <w:tc>
          <w:tcPr>
            <w:tcW w:w="2988" w:type="dxa"/>
          </w:tcPr>
          <w:p w14:paraId="6411055D" w14:textId="77777777" w:rsidR="00DA7AD2" w:rsidRDefault="00474115">
            <w:r>
              <w:rPr>
                <w:sz w:val="20"/>
              </w:rPr>
              <w:t>Pengujian antarmuka</w:t>
            </w:r>
          </w:p>
        </w:tc>
      </w:tr>
    </w:tbl>
    <w:p w14:paraId="4D1F62A3" w14:textId="77777777" w:rsidR="00DA7AD2" w:rsidRDefault="00DA7AD2">
      <w:pPr>
        <w:spacing w:after="80"/>
      </w:pPr>
    </w:p>
    <w:p w14:paraId="4817F18A" w14:textId="77777777" w:rsidR="00DA7AD2" w:rsidRDefault="00474115">
      <w:pPr>
        <w:pStyle w:val="Heading2"/>
        <w:keepNext/>
        <w:spacing w:before="280" w:after="200"/>
      </w:pPr>
      <w:bookmarkStart w:id="55" w:name="_Toc242453078"/>
      <w:r>
        <w:t>3.3 Analisis Kebutuhan</w:t>
      </w:r>
      <w:bookmarkEnd w:id="55"/>
    </w:p>
    <w:p w14:paraId="599A0B4E" w14:textId="1163719C" w:rsidR="00DA7AD2" w:rsidRDefault="00474115">
      <w:pPr>
        <w:pStyle w:val="Caption"/>
        <w:keepNext/>
        <w:spacing w:before="120" w:after="160"/>
        <w:jc w:val="center"/>
      </w:pPr>
      <w:bookmarkStart w:id="56" w:name="_Toc242453093"/>
      <w:r>
        <w:t>Tabel 3.</w:t>
      </w:r>
      <w:fldSimple w:instr=" SEQ Tabel \* ARABIC ">
        <w:r w:rsidR="002E3237">
          <w:rPr>
            <w:noProof/>
          </w:rPr>
          <w:t>6</w:t>
        </w:r>
      </w:fldSimple>
      <w:r>
        <w:t xml:space="preserve"> Aktor Sistem</w:t>
      </w:r>
      <w:bookmarkEnd w:id="56"/>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05"/>
        <w:gridCol w:w="3276"/>
        <w:gridCol w:w="3151"/>
      </w:tblGrid>
      <w:tr w:rsidR="00DA7AD2" w14:paraId="62231661" w14:textId="77777777">
        <w:trPr>
          <w:tblHeader/>
        </w:trPr>
        <w:tc>
          <w:tcPr>
            <w:tcW w:w="2098" w:type="dxa"/>
            <w:shd w:val="clear" w:color="auto" w:fill="D9D9D9"/>
          </w:tcPr>
          <w:p w14:paraId="05B096D1" w14:textId="77777777" w:rsidR="00DA7AD2" w:rsidRDefault="00474115">
            <w:pPr>
              <w:jc w:val="center"/>
            </w:pPr>
            <w:r>
              <w:rPr>
                <w:b/>
                <w:sz w:val="20"/>
              </w:rPr>
              <w:t>Aktor</w:t>
            </w:r>
          </w:p>
        </w:tc>
        <w:tc>
          <w:tcPr>
            <w:tcW w:w="3266" w:type="dxa"/>
            <w:shd w:val="clear" w:color="auto" w:fill="D9D9D9"/>
          </w:tcPr>
          <w:p w14:paraId="62967D7B" w14:textId="77777777" w:rsidR="00DA7AD2" w:rsidRDefault="00474115">
            <w:pPr>
              <w:jc w:val="center"/>
            </w:pPr>
            <w:r>
              <w:rPr>
                <w:b/>
                <w:sz w:val="20"/>
              </w:rPr>
              <w:t>Keterangan</w:t>
            </w:r>
          </w:p>
        </w:tc>
        <w:tc>
          <w:tcPr>
            <w:tcW w:w="3141" w:type="dxa"/>
            <w:shd w:val="clear" w:color="auto" w:fill="D9D9D9"/>
          </w:tcPr>
          <w:p w14:paraId="4258C24F" w14:textId="77777777" w:rsidR="00DA7AD2" w:rsidRDefault="00474115">
            <w:pPr>
              <w:jc w:val="center"/>
            </w:pPr>
            <w:r>
              <w:rPr>
                <w:b/>
                <w:sz w:val="20"/>
              </w:rPr>
              <w:t>Hak akses</w:t>
            </w:r>
          </w:p>
        </w:tc>
      </w:tr>
      <w:tr w:rsidR="00DA7AD2" w14:paraId="74654119" w14:textId="77777777">
        <w:tc>
          <w:tcPr>
            <w:tcW w:w="2098" w:type="dxa"/>
          </w:tcPr>
          <w:p w14:paraId="771E8497" w14:textId="77777777" w:rsidR="00DA7AD2" w:rsidRDefault="00474115">
            <w:r>
              <w:rPr>
                <w:sz w:val="20"/>
              </w:rPr>
              <w:t>Pelanggan</w:t>
            </w:r>
          </w:p>
        </w:tc>
        <w:tc>
          <w:tcPr>
            <w:tcW w:w="3266" w:type="dxa"/>
          </w:tcPr>
          <w:p w14:paraId="68D190A3" w14:textId="77777777" w:rsidR="00DA7AD2" w:rsidRDefault="00474115">
            <w:r>
              <w:rPr>
                <w:sz w:val="20"/>
              </w:rPr>
              <w:t>Calon siswa / orang tua yang menghubungi nomor WhatsApp Asentra</w:t>
            </w:r>
          </w:p>
        </w:tc>
        <w:tc>
          <w:tcPr>
            <w:tcW w:w="3141" w:type="dxa"/>
          </w:tcPr>
          <w:p w14:paraId="4AA699C0" w14:textId="77777777" w:rsidR="00DA7AD2" w:rsidRDefault="00474115">
            <w:r>
              <w:rPr>
                <w:sz w:val="20"/>
              </w:rPr>
              <w:t>Tidak login; berinteraksi lewat WhatsApp</w:t>
            </w:r>
          </w:p>
        </w:tc>
      </w:tr>
      <w:tr w:rsidR="00DA7AD2" w14:paraId="26B2C75C" w14:textId="77777777">
        <w:tc>
          <w:tcPr>
            <w:tcW w:w="2098" w:type="dxa"/>
          </w:tcPr>
          <w:p w14:paraId="6B7F60ED" w14:textId="77777777" w:rsidR="00DA7AD2" w:rsidRDefault="00474115">
            <w:r>
              <w:rPr>
                <w:sz w:val="20"/>
              </w:rPr>
              <w:t>Agen/CS</w:t>
            </w:r>
          </w:p>
        </w:tc>
        <w:tc>
          <w:tcPr>
            <w:tcW w:w="3266" w:type="dxa"/>
          </w:tcPr>
          <w:p w14:paraId="10B66640" w14:textId="77777777" w:rsidR="00DA7AD2" w:rsidRDefault="00474115">
            <w:r>
              <w:rPr>
                <w:sz w:val="20"/>
              </w:rPr>
              <w:t>Admin dan sales Asentra yang membalas percakapan</w:t>
            </w:r>
          </w:p>
        </w:tc>
        <w:tc>
          <w:tcPr>
            <w:tcW w:w="3141" w:type="dxa"/>
          </w:tcPr>
          <w:p w14:paraId="407D6C5B" w14:textId="77777777" w:rsidR="00DA7AD2" w:rsidRDefault="00474115">
            <w:r>
              <w:rPr>
                <w:sz w:val="20"/>
              </w:rPr>
              <w:t>Hanya nomor yang ditugaskan</w:t>
            </w:r>
          </w:p>
        </w:tc>
      </w:tr>
      <w:tr w:rsidR="00DA7AD2" w14:paraId="3FA42AB0" w14:textId="77777777">
        <w:tc>
          <w:tcPr>
            <w:tcW w:w="2098" w:type="dxa"/>
          </w:tcPr>
          <w:p w14:paraId="3396E845" w14:textId="77777777" w:rsidR="00DA7AD2" w:rsidRDefault="00474115">
            <w:r>
              <w:rPr>
                <w:sz w:val="20"/>
              </w:rPr>
              <w:t>Supervisor</w:t>
            </w:r>
          </w:p>
        </w:tc>
        <w:tc>
          <w:tcPr>
            <w:tcW w:w="3266" w:type="dxa"/>
          </w:tcPr>
          <w:p w14:paraId="3F595C5C" w14:textId="77777777" w:rsidR="00DA7AD2" w:rsidRDefault="00474115">
            <w:r>
              <w:rPr>
                <w:sz w:val="20"/>
              </w:rPr>
              <w:t>Pengelola Asentra yang memantau kinerja layanan</w:t>
            </w:r>
          </w:p>
        </w:tc>
        <w:tc>
          <w:tcPr>
            <w:tcW w:w="3141" w:type="dxa"/>
          </w:tcPr>
          <w:p w14:paraId="6238FF39" w14:textId="77777777" w:rsidR="00DA7AD2" w:rsidRDefault="00474115">
            <w:r>
              <w:rPr>
                <w:sz w:val="20"/>
              </w:rPr>
              <w:t>Semua nomor (baca), basis pengetahuan, log audit</w:t>
            </w:r>
          </w:p>
        </w:tc>
      </w:tr>
      <w:tr w:rsidR="00DA7AD2" w14:paraId="10725C0F" w14:textId="77777777">
        <w:tc>
          <w:tcPr>
            <w:tcW w:w="2098" w:type="dxa"/>
          </w:tcPr>
          <w:p w14:paraId="18067AE1" w14:textId="77777777" w:rsidR="00DA7AD2" w:rsidRDefault="00474115">
            <w:r>
              <w:rPr>
                <w:sz w:val="20"/>
              </w:rPr>
              <w:t>Administrator</w:t>
            </w:r>
          </w:p>
        </w:tc>
        <w:tc>
          <w:tcPr>
            <w:tcW w:w="3266" w:type="dxa"/>
          </w:tcPr>
          <w:p w14:paraId="4BA4D484" w14:textId="77777777" w:rsidR="00DA7AD2" w:rsidRDefault="00474115">
            <w:r>
              <w:rPr>
                <w:sz w:val="20"/>
              </w:rPr>
              <w:t>Pengelola sistem</w:t>
            </w:r>
          </w:p>
        </w:tc>
        <w:tc>
          <w:tcPr>
            <w:tcW w:w="3141" w:type="dxa"/>
          </w:tcPr>
          <w:p w14:paraId="0D79B06F" w14:textId="77777777" w:rsidR="00DA7AD2" w:rsidRDefault="00474115">
            <w:r>
              <w:rPr>
                <w:sz w:val="20"/>
              </w:rPr>
              <w:t>Seluruh fitur, termasuk nomor WhatsApp, pengaturan AI, tim &amp; akses</w:t>
            </w:r>
          </w:p>
        </w:tc>
      </w:tr>
      <w:tr w:rsidR="00DA7AD2" w14:paraId="106EA2A8" w14:textId="77777777">
        <w:tc>
          <w:tcPr>
            <w:tcW w:w="2098" w:type="dxa"/>
          </w:tcPr>
          <w:p w14:paraId="0E4254BD" w14:textId="77777777" w:rsidR="00DA7AD2" w:rsidRDefault="00474115">
            <w:r>
              <w:rPr>
                <w:sz w:val="20"/>
              </w:rPr>
              <w:t>WhatsApp Web (sekunder)</w:t>
            </w:r>
          </w:p>
        </w:tc>
        <w:tc>
          <w:tcPr>
            <w:tcW w:w="3266" w:type="dxa"/>
          </w:tcPr>
          <w:p w14:paraId="21B98D5C" w14:textId="77777777" w:rsidR="00DA7AD2" w:rsidRDefault="00474115">
            <w:r>
              <w:rPr>
                <w:sz w:val="20"/>
              </w:rPr>
              <w:t>Layanan WhatsApp yang dihubungkan melalui Baileys</w:t>
            </w:r>
          </w:p>
        </w:tc>
        <w:tc>
          <w:tcPr>
            <w:tcW w:w="3141" w:type="dxa"/>
          </w:tcPr>
          <w:p w14:paraId="6670CCD3" w14:textId="77777777" w:rsidR="00DA7AD2" w:rsidRDefault="00474115">
            <w:r>
              <w:rPr>
                <w:sz w:val="20"/>
              </w:rPr>
              <w:t>Menerima/mengirim pesan</w:t>
            </w:r>
          </w:p>
        </w:tc>
      </w:tr>
      <w:tr w:rsidR="00DA7AD2" w14:paraId="0BD93C4F" w14:textId="77777777">
        <w:tc>
          <w:tcPr>
            <w:tcW w:w="2098" w:type="dxa"/>
          </w:tcPr>
          <w:p w14:paraId="7F62BF00" w14:textId="77777777" w:rsidR="00DA7AD2" w:rsidRDefault="00474115">
            <w:r>
              <w:rPr>
                <w:sz w:val="20"/>
              </w:rPr>
              <w:t>Penyedia AI (sekunder)</w:t>
            </w:r>
          </w:p>
        </w:tc>
        <w:tc>
          <w:tcPr>
            <w:tcW w:w="3266" w:type="dxa"/>
          </w:tcPr>
          <w:p w14:paraId="0A465724" w14:textId="77777777" w:rsidR="00DA7AD2" w:rsidRDefault="00474115">
            <w:r>
              <w:rPr>
                <w:sz w:val="20"/>
              </w:rPr>
              <w:t>Layanan model bahasa (opsional)</w:t>
            </w:r>
          </w:p>
        </w:tc>
        <w:tc>
          <w:tcPr>
            <w:tcW w:w="3141" w:type="dxa"/>
          </w:tcPr>
          <w:p w14:paraId="4789C862" w14:textId="77777777" w:rsidR="00DA7AD2" w:rsidRDefault="00474115">
            <w:r>
              <w:rPr>
                <w:sz w:val="20"/>
              </w:rPr>
              <w:t>Dipanggil untuk menyusun jawaban</w:t>
            </w:r>
          </w:p>
        </w:tc>
      </w:tr>
    </w:tbl>
    <w:p w14:paraId="27EB5AF9" w14:textId="77777777" w:rsidR="00DA7AD2" w:rsidRDefault="00DA7AD2">
      <w:pPr>
        <w:spacing w:after="80"/>
      </w:pPr>
    </w:p>
    <w:p w14:paraId="0B0DC5BF" w14:textId="39A6C059" w:rsidR="00DA7AD2" w:rsidRDefault="00474115">
      <w:pPr>
        <w:pStyle w:val="Caption"/>
        <w:keepNext/>
        <w:spacing w:before="120" w:after="160"/>
        <w:jc w:val="center"/>
      </w:pPr>
      <w:bookmarkStart w:id="57" w:name="_Toc242453094"/>
      <w:r>
        <w:t>Tabel 3.</w:t>
      </w:r>
      <w:fldSimple w:instr=" SEQ Tabel \* ARABIC ">
        <w:r w:rsidR="002E3237">
          <w:rPr>
            <w:noProof/>
          </w:rPr>
          <w:t>7</w:t>
        </w:r>
      </w:fldSimple>
      <w:r>
        <w:t xml:space="preserve"> Kebutuhan Fungsional</w:t>
      </w:r>
      <w:bookmarkEnd w:id="57"/>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853"/>
        <w:gridCol w:w="5711"/>
        <w:gridCol w:w="1968"/>
      </w:tblGrid>
      <w:tr w:rsidR="00DA7AD2" w14:paraId="3EAA82C1" w14:textId="77777777">
        <w:trPr>
          <w:tblHeader/>
        </w:trPr>
        <w:tc>
          <w:tcPr>
            <w:tcW w:w="850" w:type="dxa"/>
            <w:shd w:val="clear" w:color="auto" w:fill="D9D9D9"/>
          </w:tcPr>
          <w:p w14:paraId="2A67E836" w14:textId="77777777" w:rsidR="00DA7AD2" w:rsidRDefault="00474115">
            <w:pPr>
              <w:jc w:val="center"/>
            </w:pPr>
            <w:r>
              <w:rPr>
                <w:b/>
                <w:sz w:val="20"/>
              </w:rPr>
              <w:t>Kode</w:t>
            </w:r>
          </w:p>
        </w:tc>
        <w:tc>
          <w:tcPr>
            <w:tcW w:w="5692" w:type="dxa"/>
            <w:shd w:val="clear" w:color="auto" w:fill="D9D9D9"/>
          </w:tcPr>
          <w:p w14:paraId="6F441F74" w14:textId="77777777" w:rsidR="00DA7AD2" w:rsidRDefault="00474115">
            <w:pPr>
              <w:jc w:val="center"/>
            </w:pPr>
            <w:r>
              <w:rPr>
                <w:b/>
                <w:sz w:val="20"/>
              </w:rPr>
              <w:t>Kebutuhan</w:t>
            </w:r>
          </w:p>
        </w:tc>
        <w:tc>
          <w:tcPr>
            <w:tcW w:w="1962" w:type="dxa"/>
            <w:shd w:val="clear" w:color="auto" w:fill="D9D9D9"/>
          </w:tcPr>
          <w:p w14:paraId="23779C0E" w14:textId="77777777" w:rsidR="00DA7AD2" w:rsidRDefault="00474115">
            <w:pPr>
              <w:jc w:val="center"/>
            </w:pPr>
            <w:r>
              <w:rPr>
                <w:b/>
                <w:sz w:val="20"/>
              </w:rPr>
              <w:t>UC</w:t>
            </w:r>
          </w:p>
        </w:tc>
      </w:tr>
      <w:tr w:rsidR="00DA7AD2" w14:paraId="3F751672" w14:textId="77777777">
        <w:tc>
          <w:tcPr>
            <w:tcW w:w="850" w:type="dxa"/>
          </w:tcPr>
          <w:p w14:paraId="2E66EC66" w14:textId="77777777" w:rsidR="00DA7AD2" w:rsidRDefault="00474115">
            <w:r>
              <w:rPr>
                <w:sz w:val="20"/>
              </w:rPr>
              <w:t>FR-01</w:t>
            </w:r>
          </w:p>
        </w:tc>
        <w:tc>
          <w:tcPr>
            <w:tcW w:w="5692" w:type="dxa"/>
          </w:tcPr>
          <w:p w14:paraId="3D87C711" w14:textId="77777777" w:rsidR="00DA7AD2" w:rsidRDefault="00474115">
            <w:r>
              <w:rPr>
                <w:sz w:val="20"/>
              </w:rPr>
              <w:t>Sistem menyediakan login dengan email dan kata sandi serta mengarahkan pengguna sesuai peran</w:t>
            </w:r>
          </w:p>
        </w:tc>
        <w:tc>
          <w:tcPr>
            <w:tcW w:w="1962" w:type="dxa"/>
          </w:tcPr>
          <w:p w14:paraId="1CECB1FE" w14:textId="77777777" w:rsidR="00DA7AD2" w:rsidRDefault="00474115">
            <w:r>
              <w:rPr>
                <w:sz w:val="20"/>
              </w:rPr>
              <w:t>UC-01</w:t>
            </w:r>
          </w:p>
        </w:tc>
      </w:tr>
      <w:tr w:rsidR="00DA7AD2" w14:paraId="78642B7D" w14:textId="77777777">
        <w:tc>
          <w:tcPr>
            <w:tcW w:w="850" w:type="dxa"/>
          </w:tcPr>
          <w:p w14:paraId="09EADD99" w14:textId="77777777" w:rsidR="00DA7AD2" w:rsidRDefault="00474115">
            <w:r>
              <w:rPr>
                <w:sz w:val="20"/>
              </w:rPr>
              <w:t>FR-02</w:t>
            </w:r>
          </w:p>
        </w:tc>
        <w:tc>
          <w:tcPr>
            <w:tcW w:w="5692" w:type="dxa"/>
          </w:tcPr>
          <w:p w14:paraId="1243E351" w14:textId="77777777" w:rsidR="00DA7AD2" w:rsidRDefault="00474115">
            <w:r>
              <w:rPr>
                <w:sz w:val="20"/>
              </w:rPr>
              <w:t>Sistem menerima pesan dari semua nomor WhatsApp yang tertaut dan menyimpannya dalam satu basis data</w:t>
            </w:r>
          </w:p>
        </w:tc>
        <w:tc>
          <w:tcPr>
            <w:tcW w:w="1962" w:type="dxa"/>
          </w:tcPr>
          <w:p w14:paraId="51745EC2" w14:textId="77777777" w:rsidR="00DA7AD2" w:rsidRDefault="00474115">
            <w:r>
              <w:rPr>
                <w:sz w:val="20"/>
              </w:rPr>
              <w:t>UC-02</w:t>
            </w:r>
          </w:p>
        </w:tc>
      </w:tr>
      <w:tr w:rsidR="00DA7AD2" w14:paraId="6B2085CF" w14:textId="77777777">
        <w:tc>
          <w:tcPr>
            <w:tcW w:w="850" w:type="dxa"/>
          </w:tcPr>
          <w:p w14:paraId="35E553A5" w14:textId="77777777" w:rsidR="00DA7AD2" w:rsidRDefault="00474115">
            <w:r>
              <w:rPr>
                <w:sz w:val="20"/>
              </w:rPr>
              <w:t>FR-03</w:t>
            </w:r>
          </w:p>
        </w:tc>
        <w:tc>
          <w:tcPr>
            <w:tcW w:w="5692" w:type="dxa"/>
          </w:tcPr>
          <w:p w14:paraId="39C6B6BC" w14:textId="77777777" w:rsidR="00DA7AD2" w:rsidRDefault="00474115">
            <w:r>
              <w:rPr>
                <w:sz w:val="20"/>
              </w:rPr>
              <w:t>Sistem otomatis membuat kontak dan prospek untuk nomor pengirim baru</w:t>
            </w:r>
          </w:p>
        </w:tc>
        <w:tc>
          <w:tcPr>
            <w:tcW w:w="1962" w:type="dxa"/>
          </w:tcPr>
          <w:p w14:paraId="175D2351" w14:textId="77777777" w:rsidR="00DA7AD2" w:rsidRDefault="00474115">
            <w:r>
              <w:rPr>
                <w:sz w:val="20"/>
              </w:rPr>
              <w:t>UC-02</w:t>
            </w:r>
          </w:p>
        </w:tc>
      </w:tr>
      <w:tr w:rsidR="00DA7AD2" w14:paraId="3B853D70" w14:textId="77777777">
        <w:tc>
          <w:tcPr>
            <w:tcW w:w="850" w:type="dxa"/>
          </w:tcPr>
          <w:p w14:paraId="59BA368E" w14:textId="77777777" w:rsidR="00DA7AD2" w:rsidRDefault="00474115">
            <w:r>
              <w:rPr>
                <w:sz w:val="20"/>
              </w:rPr>
              <w:lastRenderedPageBreak/>
              <w:t>FR-04</w:t>
            </w:r>
          </w:p>
        </w:tc>
        <w:tc>
          <w:tcPr>
            <w:tcW w:w="5692" w:type="dxa"/>
          </w:tcPr>
          <w:p w14:paraId="57CBD60D" w14:textId="77777777" w:rsidR="00DA7AD2" w:rsidRDefault="00474115">
            <w:r>
              <w:rPr>
                <w:sz w:val="20"/>
              </w:rPr>
              <w:t>Sistem menjawab otomatis dari basis pengetahuan disertai sumber dan nilai keyakinan</w:t>
            </w:r>
          </w:p>
        </w:tc>
        <w:tc>
          <w:tcPr>
            <w:tcW w:w="1962" w:type="dxa"/>
          </w:tcPr>
          <w:p w14:paraId="41DFA337" w14:textId="77777777" w:rsidR="00DA7AD2" w:rsidRDefault="00474115">
            <w:r>
              <w:rPr>
                <w:sz w:val="20"/>
              </w:rPr>
              <w:t>UC-03</w:t>
            </w:r>
          </w:p>
        </w:tc>
      </w:tr>
      <w:tr w:rsidR="00DA7AD2" w14:paraId="4C5D0413" w14:textId="77777777">
        <w:tc>
          <w:tcPr>
            <w:tcW w:w="850" w:type="dxa"/>
          </w:tcPr>
          <w:p w14:paraId="0192BDF8" w14:textId="77777777" w:rsidR="00DA7AD2" w:rsidRDefault="00474115">
            <w:r>
              <w:rPr>
                <w:sz w:val="20"/>
              </w:rPr>
              <w:t>FR-05</w:t>
            </w:r>
          </w:p>
        </w:tc>
        <w:tc>
          <w:tcPr>
            <w:tcW w:w="5692" w:type="dxa"/>
          </w:tcPr>
          <w:p w14:paraId="758E831F" w14:textId="77777777" w:rsidR="00DA7AD2" w:rsidRDefault="00474115">
            <w:r>
              <w:rPr>
                <w:sz w:val="20"/>
              </w:rPr>
              <w:t>Sistem mengalihkan percakapan ke agen bila keyakinan rendah, ada kata kunci eskalasi, atau nada marah</w:t>
            </w:r>
          </w:p>
        </w:tc>
        <w:tc>
          <w:tcPr>
            <w:tcW w:w="1962" w:type="dxa"/>
          </w:tcPr>
          <w:p w14:paraId="774926A8" w14:textId="77777777" w:rsidR="00DA7AD2" w:rsidRDefault="00474115">
            <w:r>
              <w:rPr>
                <w:sz w:val="20"/>
              </w:rPr>
              <w:t>UC-03</w:t>
            </w:r>
          </w:p>
        </w:tc>
      </w:tr>
      <w:tr w:rsidR="00DA7AD2" w14:paraId="1842246E" w14:textId="77777777">
        <w:tc>
          <w:tcPr>
            <w:tcW w:w="850" w:type="dxa"/>
          </w:tcPr>
          <w:p w14:paraId="27722F49" w14:textId="77777777" w:rsidR="00DA7AD2" w:rsidRDefault="00474115">
            <w:r>
              <w:rPr>
                <w:sz w:val="20"/>
              </w:rPr>
              <w:t>FR-06</w:t>
            </w:r>
          </w:p>
        </w:tc>
        <w:tc>
          <w:tcPr>
            <w:tcW w:w="5692" w:type="dxa"/>
          </w:tcPr>
          <w:p w14:paraId="628CC9F3" w14:textId="77777777" w:rsidR="00DA7AD2" w:rsidRDefault="00474115">
            <w:r>
              <w:rPr>
                <w:sz w:val="20"/>
              </w:rPr>
              <w:t>Sistem menilai setiap pesan keluar dengan mesin anti-ban (kirim/tunda/tahan)</w:t>
            </w:r>
          </w:p>
        </w:tc>
        <w:tc>
          <w:tcPr>
            <w:tcW w:w="1962" w:type="dxa"/>
          </w:tcPr>
          <w:p w14:paraId="4E2C6597" w14:textId="77777777" w:rsidR="00DA7AD2" w:rsidRDefault="00474115">
            <w:r>
              <w:rPr>
                <w:sz w:val="20"/>
              </w:rPr>
              <w:t>UC-03, UC-04</w:t>
            </w:r>
          </w:p>
        </w:tc>
      </w:tr>
      <w:tr w:rsidR="00DA7AD2" w14:paraId="0A3CFE3B" w14:textId="77777777">
        <w:tc>
          <w:tcPr>
            <w:tcW w:w="850" w:type="dxa"/>
          </w:tcPr>
          <w:p w14:paraId="3C7C49E2" w14:textId="77777777" w:rsidR="00DA7AD2" w:rsidRDefault="00474115">
            <w:r>
              <w:rPr>
                <w:sz w:val="20"/>
              </w:rPr>
              <w:t>FR-07</w:t>
            </w:r>
          </w:p>
        </w:tc>
        <w:tc>
          <w:tcPr>
            <w:tcW w:w="5692" w:type="dxa"/>
          </w:tcPr>
          <w:p w14:paraId="072B263E" w14:textId="77777777" w:rsidR="00DA7AD2" w:rsidRDefault="00474115">
            <w:r>
              <w:rPr>
                <w:sz w:val="20"/>
              </w:rPr>
              <w:t>Agen dapat membaca, membalas, mengambil alih, dan menyelesaikan percakapan pada nomor yang diizinkan</w:t>
            </w:r>
          </w:p>
        </w:tc>
        <w:tc>
          <w:tcPr>
            <w:tcW w:w="1962" w:type="dxa"/>
          </w:tcPr>
          <w:p w14:paraId="1D66C269" w14:textId="77777777" w:rsidR="00DA7AD2" w:rsidRDefault="00474115">
            <w:r>
              <w:rPr>
                <w:sz w:val="20"/>
              </w:rPr>
              <w:t>UC-04</w:t>
            </w:r>
          </w:p>
        </w:tc>
      </w:tr>
      <w:tr w:rsidR="00DA7AD2" w14:paraId="08355CFC" w14:textId="77777777">
        <w:tc>
          <w:tcPr>
            <w:tcW w:w="850" w:type="dxa"/>
          </w:tcPr>
          <w:p w14:paraId="60F1C6DE" w14:textId="77777777" w:rsidR="00DA7AD2" w:rsidRDefault="00474115">
            <w:r>
              <w:rPr>
                <w:sz w:val="20"/>
              </w:rPr>
              <w:t>FR-08</w:t>
            </w:r>
          </w:p>
        </w:tc>
        <w:tc>
          <w:tcPr>
            <w:tcW w:w="5692" w:type="dxa"/>
          </w:tcPr>
          <w:p w14:paraId="36671DA6" w14:textId="77777777" w:rsidR="00DA7AD2" w:rsidRDefault="00474115">
            <w:r>
              <w:rPr>
                <w:sz w:val="20"/>
              </w:rPr>
              <w:t>Agen dapat mengelola tahap prospek, catatan aktivitas, dan tindak lanjut; skor prioritas tampil beserta rinciannya</w:t>
            </w:r>
          </w:p>
        </w:tc>
        <w:tc>
          <w:tcPr>
            <w:tcW w:w="1962" w:type="dxa"/>
          </w:tcPr>
          <w:p w14:paraId="2CE92B78" w14:textId="77777777" w:rsidR="00DA7AD2" w:rsidRDefault="00474115">
            <w:r>
              <w:rPr>
                <w:sz w:val="20"/>
              </w:rPr>
              <w:t>UC-05</w:t>
            </w:r>
          </w:p>
        </w:tc>
      </w:tr>
      <w:tr w:rsidR="00DA7AD2" w14:paraId="6889CAD3" w14:textId="77777777">
        <w:tc>
          <w:tcPr>
            <w:tcW w:w="850" w:type="dxa"/>
          </w:tcPr>
          <w:p w14:paraId="023CE07B" w14:textId="77777777" w:rsidR="00DA7AD2" w:rsidRDefault="00474115">
            <w:r>
              <w:rPr>
                <w:sz w:val="20"/>
              </w:rPr>
              <w:t>FR-09</w:t>
            </w:r>
          </w:p>
        </w:tc>
        <w:tc>
          <w:tcPr>
            <w:tcW w:w="5692" w:type="dxa"/>
          </w:tcPr>
          <w:p w14:paraId="747C733F" w14:textId="77777777" w:rsidR="00DA7AD2" w:rsidRDefault="00474115">
            <w:r>
              <w:rPr>
                <w:sz w:val="20"/>
              </w:rPr>
              <w:t>Agen dapat mencari dan memperbarui data kontak</w:t>
            </w:r>
          </w:p>
        </w:tc>
        <w:tc>
          <w:tcPr>
            <w:tcW w:w="1962" w:type="dxa"/>
          </w:tcPr>
          <w:p w14:paraId="655E2A4D" w14:textId="77777777" w:rsidR="00DA7AD2" w:rsidRDefault="00474115">
            <w:r>
              <w:rPr>
                <w:sz w:val="20"/>
              </w:rPr>
              <w:t>UC-06</w:t>
            </w:r>
          </w:p>
        </w:tc>
      </w:tr>
      <w:tr w:rsidR="00DA7AD2" w14:paraId="46CAF5CB" w14:textId="77777777">
        <w:tc>
          <w:tcPr>
            <w:tcW w:w="850" w:type="dxa"/>
          </w:tcPr>
          <w:p w14:paraId="0936EE5A" w14:textId="77777777" w:rsidR="00DA7AD2" w:rsidRDefault="00474115">
            <w:r>
              <w:rPr>
                <w:sz w:val="20"/>
              </w:rPr>
              <w:t>FR-10</w:t>
            </w:r>
          </w:p>
        </w:tc>
        <w:tc>
          <w:tcPr>
            <w:tcW w:w="5692" w:type="dxa"/>
          </w:tcPr>
          <w:p w14:paraId="1B62A32D" w14:textId="77777777" w:rsidR="00DA7AD2" w:rsidRDefault="00474115">
            <w:r>
              <w:rPr>
                <w:sz w:val="20"/>
              </w:rPr>
              <w:t>Sistem menampilkan dasbor per nomor: volume, waktu balas pertama, belum dibalas, konversi</w:t>
            </w:r>
          </w:p>
        </w:tc>
        <w:tc>
          <w:tcPr>
            <w:tcW w:w="1962" w:type="dxa"/>
          </w:tcPr>
          <w:p w14:paraId="321ABCD5" w14:textId="77777777" w:rsidR="00DA7AD2" w:rsidRDefault="00474115">
            <w:r>
              <w:rPr>
                <w:sz w:val="20"/>
              </w:rPr>
              <w:t>UC-07</w:t>
            </w:r>
          </w:p>
        </w:tc>
      </w:tr>
      <w:tr w:rsidR="00DA7AD2" w14:paraId="2919DC3D" w14:textId="77777777">
        <w:tc>
          <w:tcPr>
            <w:tcW w:w="850" w:type="dxa"/>
          </w:tcPr>
          <w:p w14:paraId="73445259" w14:textId="77777777" w:rsidR="00DA7AD2" w:rsidRDefault="00474115">
            <w:r>
              <w:rPr>
                <w:sz w:val="20"/>
              </w:rPr>
              <w:t>FR-11</w:t>
            </w:r>
          </w:p>
        </w:tc>
        <w:tc>
          <w:tcPr>
            <w:tcW w:w="5692" w:type="dxa"/>
          </w:tcPr>
          <w:p w14:paraId="1F1805DD" w14:textId="77777777" w:rsidR="00DA7AD2" w:rsidRDefault="00474115">
            <w:r>
              <w:rPr>
                <w:sz w:val="20"/>
              </w:rPr>
              <w:t>Administrator dapat menautkan, memantau, dan memutus nomor WhatsApp melalui kode QR</w:t>
            </w:r>
          </w:p>
        </w:tc>
        <w:tc>
          <w:tcPr>
            <w:tcW w:w="1962" w:type="dxa"/>
          </w:tcPr>
          <w:p w14:paraId="77A5A78E" w14:textId="77777777" w:rsidR="00DA7AD2" w:rsidRDefault="00474115">
            <w:r>
              <w:rPr>
                <w:sz w:val="20"/>
              </w:rPr>
              <w:t>UC-08</w:t>
            </w:r>
          </w:p>
        </w:tc>
      </w:tr>
      <w:tr w:rsidR="00DA7AD2" w14:paraId="0255918C" w14:textId="77777777">
        <w:tc>
          <w:tcPr>
            <w:tcW w:w="850" w:type="dxa"/>
          </w:tcPr>
          <w:p w14:paraId="6022C7FB" w14:textId="77777777" w:rsidR="00DA7AD2" w:rsidRDefault="00474115">
            <w:r>
              <w:rPr>
                <w:sz w:val="20"/>
              </w:rPr>
              <w:t>FR-12</w:t>
            </w:r>
          </w:p>
        </w:tc>
        <w:tc>
          <w:tcPr>
            <w:tcW w:w="5692" w:type="dxa"/>
          </w:tcPr>
          <w:p w14:paraId="315ECE63" w14:textId="77777777" w:rsidR="00DA7AD2" w:rsidRDefault="00474115">
            <w:r>
              <w:rPr>
                <w:sz w:val="20"/>
              </w:rPr>
              <w:t>Supervisor/Administrator dapat mengelola artikel basis pengetahuan</w:t>
            </w:r>
          </w:p>
        </w:tc>
        <w:tc>
          <w:tcPr>
            <w:tcW w:w="1962" w:type="dxa"/>
          </w:tcPr>
          <w:p w14:paraId="1D207C84" w14:textId="77777777" w:rsidR="00DA7AD2" w:rsidRDefault="00474115">
            <w:r>
              <w:rPr>
                <w:sz w:val="20"/>
              </w:rPr>
              <w:t>UC-09</w:t>
            </w:r>
          </w:p>
        </w:tc>
      </w:tr>
      <w:tr w:rsidR="00DA7AD2" w14:paraId="68A92C9D" w14:textId="77777777">
        <w:tc>
          <w:tcPr>
            <w:tcW w:w="850" w:type="dxa"/>
          </w:tcPr>
          <w:p w14:paraId="27BD672D" w14:textId="77777777" w:rsidR="00DA7AD2" w:rsidRDefault="00474115">
            <w:r>
              <w:rPr>
                <w:sz w:val="20"/>
              </w:rPr>
              <w:t>FR-13</w:t>
            </w:r>
          </w:p>
        </w:tc>
        <w:tc>
          <w:tcPr>
            <w:tcW w:w="5692" w:type="dxa"/>
          </w:tcPr>
          <w:p w14:paraId="282BEF7C" w14:textId="77777777" w:rsidR="00DA7AD2" w:rsidRDefault="00474115">
            <w:r>
              <w:rPr>
                <w:sz w:val="20"/>
              </w:rPr>
              <w:t>Administrator dapat mengatur penyedia AI, ambang keyakinan, kata kunci eskalasi, batas anti-ban, dan menguji keputusan AI</w:t>
            </w:r>
          </w:p>
        </w:tc>
        <w:tc>
          <w:tcPr>
            <w:tcW w:w="1962" w:type="dxa"/>
          </w:tcPr>
          <w:p w14:paraId="388F3320" w14:textId="77777777" w:rsidR="00DA7AD2" w:rsidRDefault="00474115">
            <w:r>
              <w:rPr>
                <w:sz w:val="20"/>
              </w:rPr>
              <w:t>UC-10</w:t>
            </w:r>
          </w:p>
        </w:tc>
      </w:tr>
      <w:tr w:rsidR="00DA7AD2" w14:paraId="22F72B97" w14:textId="77777777">
        <w:tc>
          <w:tcPr>
            <w:tcW w:w="850" w:type="dxa"/>
          </w:tcPr>
          <w:p w14:paraId="3D2162A5" w14:textId="77777777" w:rsidR="00DA7AD2" w:rsidRDefault="00474115">
            <w:r>
              <w:rPr>
                <w:sz w:val="20"/>
              </w:rPr>
              <w:t>FR-14</w:t>
            </w:r>
          </w:p>
        </w:tc>
        <w:tc>
          <w:tcPr>
            <w:tcW w:w="5692" w:type="dxa"/>
          </w:tcPr>
          <w:p w14:paraId="44D22517" w14:textId="77777777" w:rsidR="00DA7AD2" w:rsidRDefault="00474115">
            <w:r>
              <w:rPr>
                <w:sz w:val="20"/>
              </w:rPr>
              <w:t>Administrator dapat mengelola pengguna, peran, dan akses per nomor</w:t>
            </w:r>
          </w:p>
        </w:tc>
        <w:tc>
          <w:tcPr>
            <w:tcW w:w="1962" w:type="dxa"/>
          </w:tcPr>
          <w:p w14:paraId="4CE5B254" w14:textId="77777777" w:rsidR="00DA7AD2" w:rsidRDefault="00474115">
            <w:r>
              <w:rPr>
                <w:sz w:val="20"/>
              </w:rPr>
              <w:t>UC-11</w:t>
            </w:r>
          </w:p>
        </w:tc>
      </w:tr>
      <w:tr w:rsidR="00DA7AD2" w14:paraId="0D0FCEBC" w14:textId="77777777">
        <w:tc>
          <w:tcPr>
            <w:tcW w:w="850" w:type="dxa"/>
          </w:tcPr>
          <w:p w14:paraId="7F5008FB" w14:textId="77777777" w:rsidR="00DA7AD2" w:rsidRDefault="00474115">
            <w:r>
              <w:rPr>
                <w:sz w:val="20"/>
              </w:rPr>
              <w:t>FR-15</w:t>
            </w:r>
          </w:p>
        </w:tc>
        <w:tc>
          <w:tcPr>
            <w:tcW w:w="5692" w:type="dxa"/>
          </w:tcPr>
          <w:p w14:paraId="3C75902D" w14:textId="77777777" w:rsidR="00DA7AD2" w:rsidRDefault="00474115">
            <w:r>
              <w:rPr>
                <w:sz w:val="20"/>
              </w:rPr>
              <w:t>Sistem mencatat log audit setiap tindakan penting dan menampilkannya dengan filter</w:t>
            </w:r>
          </w:p>
        </w:tc>
        <w:tc>
          <w:tcPr>
            <w:tcW w:w="1962" w:type="dxa"/>
          </w:tcPr>
          <w:p w14:paraId="0528E618" w14:textId="77777777" w:rsidR="00DA7AD2" w:rsidRDefault="00474115">
            <w:r>
              <w:rPr>
                <w:sz w:val="20"/>
              </w:rPr>
              <w:t>UC-12</w:t>
            </w:r>
          </w:p>
        </w:tc>
      </w:tr>
    </w:tbl>
    <w:p w14:paraId="327AB5A0" w14:textId="77777777" w:rsidR="00DA7AD2" w:rsidRDefault="00DA7AD2">
      <w:pPr>
        <w:spacing w:after="80"/>
      </w:pPr>
    </w:p>
    <w:p w14:paraId="28967EDD" w14:textId="31879BE9" w:rsidR="00DA7AD2" w:rsidRDefault="00474115">
      <w:pPr>
        <w:pStyle w:val="Caption"/>
        <w:keepNext/>
        <w:spacing w:before="120" w:after="160"/>
        <w:jc w:val="center"/>
      </w:pPr>
      <w:bookmarkStart w:id="58" w:name="_Toc242453095"/>
      <w:r>
        <w:t>Tabel 3.</w:t>
      </w:r>
      <w:fldSimple w:instr=" SEQ Tabel \* ARABIC ">
        <w:r w:rsidR="002E3237">
          <w:rPr>
            <w:noProof/>
          </w:rPr>
          <w:t>8</w:t>
        </w:r>
      </w:fldSimple>
      <w:r>
        <w:t xml:space="preserve"> Kebutuhan Non-Fungsional</w:t>
      </w:r>
      <w:bookmarkEnd w:id="58"/>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51"/>
        <w:gridCol w:w="7081"/>
      </w:tblGrid>
      <w:tr w:rsidR="00DA7AD2" w14:paraId="5423B09B" w14:textId="77777777">
        <w:trPr>
          <w:tblHeader/>
        </w:trPr>
        <w:tc>
          <w:tcPr>
            <w:tcW w:w="1446" w:type="dxa"/>
            <w:shd w:val="clear" w:color="auto" w:fill="D9D9D9"/>
          </w:tcPr>
          <w:p w14:paraId="308D9F8E" w14:textId="77777777" w:rsidR="00DA7AD2" w:rsidRDefault="00474115">
            <w:pPr>
              <w:jc w:val="center"/>
            </w:pPr>
            <w:r>
              <w:rPr>
                <w:b/>
                <w:sz w:val="20"/>
              </w:rPr>
              <w:t>Kode</w:t>
            </w:r>
          </w:p>
        </w:tc>
        <w:tc>
          <w:tcPr>
            <w:tcW w:w="7058" w:type="dxa"/>
            <w:shd w:val="clear" w:color="auto" w:fill="D9D9D9"/>
          </w:tcPr>
          <w:p w14:paraId="442ED810" w14:textId="77777777" w:rsidR="00DA7AD2" w:rsidRDefault="00474115">
            <w:pPr>
              <w:jc w:val="center"/>
            </w:pPr>
            <w:r>
              <w:rPr>
                <w:b/>
                <w:sz w:val="20"/>
              </w:rPr>
              <w:t>Kebutuhan</w:t>
            </w:r>
          </w:p>
        </w:tc>
      </w:tr>
      <w:tr w:rsidR="00DA7AD2" w14:paraId="5EF9D6E0" w14:textId="77777777">
        <w:tc>
          <w:tcPr>
            <w:tcW w:w="1446" w:type="dxa"/>
          </w:tcPr>
          <w:p w14:paraId="783B1F7E" w14:textId="77777777" w:rsidR="00DA7AD2" w:rsidRDefault="00474115">
            <w:r>
              <w:rPr>
                <w:sz w:val="20"/>
              </w:rPr>
              <w:t>NFR-01</w:t>
            </w:r>
          </w:p>
        </w:tc>
        <w:tc>
          <w:tcPr>
            <w:tcW w:w="7058" w:type="dxa"/>
          </w:tcPr>
          <w:p w14:paraId="0F342847" w14:textId="77777777" w:rsidR="00DA7AD2" w:rsidRDefault="00474115">
            <w:r>
              <w:rPr>
                <w:sz w:val="20"/>
              </w:rPr>
              <w:t>Hak akses per nomor ditegakkan di sisi server pada setiap permintaan API</w:t>
            </w:r>
          </w:p>
        </w:tc>
      </w:tr>
      <w:tr w:rsidR="00DA7AD2" w14:paraId="37F8693D" w14:textId="77777777">
        <w:tc>
          <w:tcPr>
            <w:tcW w:w="1446" w:type="dxa"/>
          </w:tcPr>
          <w:p w14:paraId="31B53A39" w14:textId="77777777" w:rsidR="00DA7AD2" w:rsidRDefault="00474115">
            <w:r>
              <w:rPr>
                <w:sz w:val="20"/>
              </w:rPr>
              <w:t>NFR-02</w:t>
            </w:r>
          </w:p>
        </w:tc>
        <w:tc>
          <w:tcPr>
            <w:tcW w:w="7058" w:type="dxa"/>
          </w:tcPr>
          <w:p w14:paraId="1087774C" w14:textId="77777777" w:rsidR="00DA7AD2" w:rsidRDefault="00474115">
            <w:r>
              <w:rPr>
                <w:sz w:val="20"/>
              </w:rPr>
              <w:t>Kunci API penyedia AI disimpan terenkripsi AES-256-GCM; kata sandi disimpan sebagai hash</w:t>
            </w:r>
          </w:p>
        </w:tc>
      </w:tr>
      <w:tr w:rsidR="00DA7AD2" w14:paraId="1966D4B0" w14:textId="77777777">
        <w:tc>
          <w:tcPr>
            <w:tcW w:w="1446" w:type="dxa"/>
          </w:tcPr>
          <w:p w14:paraId="4FEA1FB4" w14:textId="77777777" w:rsidR="00DA7AD2" w:rsidRDefault="00474115">
            <w:r>
              <w:rPr>
                <w:sz w:val="20"/>
              </w:rPr>
              <w:t>NFR-03</w:t>
            </w:r>
          </w:p>
        </w:tc>
        <w:tc>
          <w:tcPr>
            <w:tcW w:w="7058" w:type="dxa"/>
          </w:tcPr>
          <w:p w14:paraId="63CF0E5C" w14:textId="77777777" w:rsidR="00DA7AD2" w:rsidRDefault="00474115">
            <w:r>
              <w:rPr>
                <w:sz w:val="20"/>
              </w:rPr>
              <w:t>Satu nomor terputus tidak menghentikan nomor lain; antrean pesan keluar tetap tersimpan</w:t>
            </w:r>
          </w:p>
        </w:tc>
      </w:tr>
      <w:tr w:rsidR="00DA7AD2" w14:paraId="233EDC20" w14:textId="77777777">
        <w:tc>
          <w:tcPr>
            <w:tcW w:w="1446" w:type="dxa"/>
          </w:tcPr>
          <w:p w14:paraId="18FA21AE" w14:textId="77777777" w:rsidR="00DA7AD2" w:rsidRDefault="00474115">
            <w:r>
              <w:rPr>
                <w:sz w:val="20"/>
              </w:rPr>
              <w:t>NFR-04</w:t>
            </w:r>
          </w:p>
        </w:tc>
        <w:tc>
          <w:tcPr>
            <w:tcW w:w="7058" w:type="dxa"/>
          </w:tcPr>
          <w:p w14:paraId="4EEADD76" w14:textId="77777777" w:rsidR="00DA7AD2" w:rsidRDefault="00474115">
            <w:r>
              <w:rPr>
                <w:sz w:val="20"/>
              </w:rPr>
              <w:t>Balasan bot &lt; 5 detik untuk 90% pesan (di luar waktu pemanggilan model)</w:t>
            </w:r>
          </w:p>
        </w:tc>
      </w:tr>
      <w:tr w:rsidR="00DA7AD2" w14:paraId="38DB4852" w14:textId="77777777">
        <w:tc>
          <w:tcPr>
            <w:tcW w:w="1446" w:type="dxa"/>
          </w:tcPr>
          <w:p w14:paraId="3D8F6C73" w14:textId="77777777" w:rsidR="00DA7AD2" w:rsidRDefault="00474115">
            <w:r>
              <w:rPr>
                <w:sz w:val="20"/>
              </w:rPr>
              <w:t>NFR-05</w:t>
            </w:r>
          </w:p>
        </w:tc>
        <w:tc>
          <w:tcPr>
            <w:tcW w:w="7058" w:type="dxa"/>
          </w:tcPr>
          <w:p w14:paraId="424053CA" w14:textId="77777777" w:rsidR="00DA7AD2" w:rsidRDefault="00474115">
            <w:r>
              <w:rPr>
                <w:sz w:val="20"/>
              </w:rPr>
              <w:t>Tidak ada pesan promosi massal; bot hanya membalas percakapan yang dimulai pelanggan</w:t>
            </w:r>
          </w:p>
        </w:tc>
      </w:tr>
      <w:tr w:rsidR="00DA7AD2" w14:paraId="2AA5E864" w14:textId="77777777">
        <w:tc>
          <w:tcPr>
            <w:tcW w:w="1446" w:type="dxa"/>
          </w:tcPr>
          <w:p w14:paraId="4F7246C2" w14:textId="77777777" w:rsidR="00DA7AD2" w:rsidRDefault="00474115">
            <w:r>
              <w:rPr>
                <w:sz w:val="20"/>
              </w:rPr>
              <w:t>NFR-06</w:t>
            </w:r>
          </w:p>
        </w:tc>
        <w:tc>
          <w:tcPr>
            <w:tcW w:w="7058" w:type="dxa"/>
          </w:tcPr>
          <w:p w14:paraId="6E115990" w14:textId="77777777" w:rsidR="00DA7AD2" w:rsidRDefault="00474115">
            <w:r>
              <w:rPr>
                <w:sz w:val="20"/>
              </w:rPr>
              <w:t>Antarmuka berbahasa Indonesia dan responsif</w:t>
            </w:r>
          </w:p>
        </w:tc>
      </w:tr>
      <w:tr w:rsidR="00DA7AD2" w14:paraId="402D3823" w14:textId="77777777">
        <w:tc>
          <w:tcPr>
            <w:tcW w:w="1446" w:type="dxa"/>
          </w:tcPr>
          <w:p w14:paraId="39D12091" w14:textId="77777777" w:rsidR="00DA7AD2" w:rsidRDefault="00474115">
            <w:r>
              <w:rPr>
                <w:sz w:val="20"/>
              </w:rPr>
              <w:t>NFR-07</w:t>
            </w:r>
          </w:p>
        </w:tc>
        <w:tc>
          <w:tcPr>
            <w:tcW w:w="7058" w:type="dxa"/>
          </w:tcPr>
          <w:p w14:paraId="26DB2528" w14:textId="77777777" w:rsidR="00DA7AD2" w:rsidRDefault="00474115">
            <w:r>
              <w:rPr>
                <w:sz w:val="20"/>
              </w:rPr>
              <w:t>Data pribadi diproses sesuai UU No. 27 Tahun 2022</w:t>
            </w:r>
          </w:p>
        </w:tc>
      </w:tr>
    </w:tbl>
    <w:p w14:paraId="21CF70EE" w14:textId="77777777" w:rsidR="00DA7AD2" w:rsidRDefault="00DA7AD2">
      <w:pPr>
        <w:spacing w:after="80"/>
      </w:pPr>
    </w:p>
    <w:p w14:paraId="2E2C289D" w14:textId="77777777" w:rsidR="00DA7AD2" w:rsidRDefault="00474115">
      <w:pPr>
        <w:pStyle w:val="Heading2"/>
        <w:keepNext/>
        <w:spacing w:before="280" w:after="200"/>
      </w:pPr>
      <w:bookmarkStart w:id="59" w:name="_Toc242453079"/>
      <w:r>
        <w:t>3.4 Pemodelan</w:t>
      </w:r>
      <w:bookmarkEnd w:id="59"/>
    </w:p>
    <w:p w14:paraId="6F1ED3D1" w14:textId="77777777" w:rsidR="00DA7AD2" w:rsidRDefault="00474115">
      <w:pPr>
        <w:pStyle w:val="Heading3"/>
        <w:keepNext/>
        <w:spacing w:before="200" w:after="120"/>
      </w:pPr>
      <w:bookmarkStart w:id="60" w:name="_Toc242453080"/>
      <w:r>
        <w:t>3.4.1 Use Case Diagram</w:t>
      </w:r>
      <w:bookmarkEnd w:id="60"/>
    </w:p>
    <w:p w14:paraId="0CB0EF64" w14:textId="77777777" w:rsidR="00DA7AD2" w:rsidRDefault="00474115">
      <w:pPr>
        <w:pStyle w:val="BodyText"/>
        <w:spacing w:after="120" w:line="360" w:lineRule="auto"/>
        <w:ind w:firstLine="567"/>
        <w:jc w:val="both"/>
      </w:pPr>
      <w:r>
        <w:t>Use case diagram SAPA menggambarkan interaksi empat aktor utama (Pelanggan, Agen/CS, Supervisor, dan Administrator) serta dua aktor sekunder (WhatsApp Web dan Penyedia AI) dengan dua belas use case. Setiap use case yang memerlukan autentikasi memiliki relasi &lt;&lt;Include&gt;&gt; ke use case Login, sedangkan Mengirim Pesan WhatsApp tidak memerlukan login karena dilakukan pelanggan melalui aplikasi WhatsApp dan meng-include Menjawab Pesan Otomatis dengan AI yang dijalankan sistem.</w:t>
      </w:r>
    </w:p>
    <w:p w14:paraId="7ADC898B" w14:textId="77777777" w:rsidR="00DA7AD2" w:rsidRDefault="00474115">
      <w:pPr>
        <w:keepNext/>
        <w:jc w:val="center"/>
      </w:pPr>
      <w:r>
        <w:rPr>
          <w:noProof/>
        </w:rPr>
        <w:lastRenderedPageBreak/>
        <w:drawing>
          <wp:inline distT="0" distB="0" distL="0" distR="0" wp14:anchorId="7EBC02F4" wp14:editId="0DCA4C45">
            <wp:extent cx="5400000" cy="46163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 SAPA.png"/>
                    <pic:cNvPicPr/>
                  </pic:nvPicPr>
                  <pic:blipFill>
                    <a:blip r:embed="rId11"/>
                    <a:stretch>
                      <a:fillRect/>
                    </a:stretch>
                  </pic:blipFill>
                  <pic:spPr>
                    <a:xfrm>
                      <a:off x="0" y="0"/>
                      <a:ext cx="5400000" cy="4616387"/>
                    </a:xfrm>
                    <a:prstGeom prst="rect">
                      <a:avLst/>
                    </a:prstGeom>
                  </pic:spPr>
                </pic:pic>
              </a:graphicData>
            </a:graphic>
          </wp:inline>
        </w:drawing>
      </w:r>
    </w:p>
    <w:p w14:paraId="79959EDE" w14:textId="796DE8B0" w:rsidR="00DA7AD2" w:rsidRDefault="00474115">
      <w:pPr>
        <w:pStyle w:val="Caption"/>
        <w:spacing w:before="120" w:after="160"/>
        <w:jc w:val="center"/>
      </w:pPr>
      <w:bookmarkStart w:id="61" w:name="_Toc242453108"/>
      <w:r>
        <w:t>Gambar 3.</w:t>
      </w:r>
      <w:fldSimple w:instr=" SEQ Gambar \* ARABIC ">
        <w:r w:rsidR="002E3237">
          <w:rPr>
            <w:noProof/>
          </w:rPr>
          <w:t>1</w:t>
        </w:r>
      </w:fldSimple>
      <w:r>
        <w:t xml:space="preserve"> Use Case Diagram SAPA</w:t>
      </w:r>
      <w:bookmarkEnd w:id="61"/>
    </w:p>
    <w:p w14:paraId="7BFC90C6" w14:textId="77777777" w:rsidR="00DA7AD2" w:rsidRDefault="00474115">
      <w:pPr>
        <w:pStyle w:val="Heading3"/>
        <w:keepNext/>
        <w:spacing w:before="200" w:after="120"/>
      </w:pPr>
      <w:bookmarkStart w:id="62" w:name="_Toc242453081"/>
      <w:r>
        <w:t>3.4.2 Use Case Description</w:t>
      </w:r>
      <w:bookmarkEnd w:id="62"/>
    </w:p>
    <w:p w14:paraId="234AEBF3" w14:textId="77777777" w:rsidR="00DA7AD2" w:rsidRDefault="00474115">
      <w:pPr>
        <w:pStyle w:val="BodyText"/>
        <w:spacing w:after="120" w:line="360" w:lineRule="auto"/>
        <w:ind w:firstLine="567"/>
        <w:jc w:val="both"/>
      </w:pPr>
      <w:r>
        <w:t>Use case description disusun berdasarkan use case diagram pada Gambar 3.1. Setiap tabel memuat nama, nomor, aktor, deskripsi singkat, kondisi awal, alur utama (aktor dan sistem), kondisi akhir, alur alternatif, dan kondisi galat.</w:t>
      </w:r>
    </w:p>
    <w:p w14:paraId="0C4A9209" w14:textId="027E2197" w:rsidR="00DA7AD2" w:rsidRDefault="00474115">
      <w:pPr>
        <w:pStyle w:val="Caption"/>
        <w:keepNext/>
        <w:spacing w:before="120" w:after="160"/>
        <w:jc w:val="center"/>
      </w:pPr>
      <w:bookmarkStart w:id="63" w:name="_Toc242453096"/>
      <w:r>
        <w:t>Tabel 3.</w:t>
      </w:r>
      <w:fldSimple w:instr=" SEQ Tabel \* ARABIC ">
        <w:r w:rsidR="002E3237">
          <w:rPr>
            <w:noProof/>
          </w:rPr>
          <w:t>9</w:t>
        </w:r>
      </w:fldSimple>
      <w:r>
        <w:t xml:space="preserve"> Use Case Description UC-01 Login</w:t>
      </w:r>
      <w:bookmarkEnd w:id="63"/>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8"/>
        <w:gridCol w:w="3242"/>
        <w:gridCol w:w="3242"/>
      </w:tblGrid>
      <w:tr w:rsidR="00DA7AD2" w14:paraId="4CD46CF4" w14:textId="77777777">
        <w:tc>
          <w:tcPr>
            <w:tcW w:w="2041" w:type="dxa"/>
            <w:shd w:val="clear" w:color="auto" w:fill="EDEDED"/>
          </w:tcPr>
          <w:p w14:paraId="23D1250F" w14:textId="77777777" w:rsidR="00DA7AD2" w:rsidRDefault="00474115">
            <w:r>
              <w:rPr>
                <w:b/>
                <w:sz w:val="20"/>
              </w:rPr>
              <w:t>Nama Use Case</w:t>
            </w:r>
          </w:p>
        </w:tc>
        <w:tc>
          <w:tcPr>
            <w:tcW w:w="6462" w:type="dxa"/>
            <w:gridSpan w:val="2"/>
          </w:tcPr>
          <w:p w14:paraId="2987765C" w14:textId="77777777" w:rsidR="00DA7AD2" w:rsidRDefault="00474115">
            <w:r>
              <w:rPr>
                <w:sz w:val="20"/>
              </w:rPr>
              <w:t>Login</w:t>
            </w:r>
          </w:p>
        </w:tc>
      </w:tr>
      <w:tr w:rsidR="00DA7AD2" w14:paraId="0BC032F6" w14:textId="77777777">
        <w:tc>
          <w:tcPr>
            <w:tcW w:w="2041" w:type="dxa"/>
            <w:shd w:val="clear" w:color="auto" w:fill="EDEDED"/>
          </w:tcPr>
          <w:p w14:paraId="0C64BC10" w14:textId="77777777" w:rsidR="00DA7AD2" w:rsidRDefault="00474115">
            <w:r>
              <w:rPr>
                <w:b/>
                <w:sz w:val="20"/>
              </w:rPr>
              <w:t>Nomor Use Case</w:t>
            </w:r>
          </w:p>
        </w:tc>
        <w:tc>
          <w:tcPr>
            <w:tcW w:w="6462" w:type="dxa"/>
            <w:gridSpan w:val="2"/>
          </w:tcPr>
          <w:p w14:paraId="0F8F691D" w14:textId="77777777" w:rsidR="00DA7AD2" w:rsidRDefault="00474115">
            <w:r>
              <w:rPr>
                <w:sz w:val="20"/>
              </w:rPr>
              <w:t>UC-01</w:t>
            </w:r>
          </w:p>
        </w:tc>
      </w:tr>
      <w:tr w:rsidR="00DA7AD2" w14:paraId="1671ADEF" w14:textId="77777777">
        <w:tc>
          <w:tcPr>
            <w:tcW w:w="2041" w:type="dxa"/>
            <w:shd w:val="clear" w:color="auto" w:fill="EDEDED"/>
          </w:tcPr>
          <w:p w14:paraId="676FCE66" w14:textId="77777777" w:rsidR="00DA7AD2" w:rsidRDefault="00474115">
            <w:r>
              <w:rPr>
                <w:b/>
                <w:sz w:val="20"/>
              </w:rPr>
              <w:t>Aktor</w:t>
            </w:r>
          </w:p>
        </w:tc>
        <w:tc>
          <w:tcPr>
            <w:tcW w:w="6462" w:type="dxa"/>
            <w:gridSpan w:val="2"/>
          </w:tcPr>
          <w:p w14:paraId="474E0063" w14:textId="77777777" w:rsidR="00DA7AD2" w:rsidRDefault="00474115">
            <w:r>
              <w:rPr>
                <w:sz w:val="20"/>
              </w:rPr>
              <w:t>Agen/CS, Supervisor, Administrator</w:t>
            </w:r>
          </w:p>
        </w:tc>
      </w:tr>
      <w:tr w:rsidR="00DA7AD2" w14:paraId="5414C58E" w14:textId="77777777">
        <w:tc>
          <w:tcPr>
            <w:tcW w:w="2041" w:type="dxa"/>
            <w:shd w:val="clear" w:color="auto" w:fill="EDEDED"/>
          </w:tcPr>
          <w:p w14:paraId="222A66BE" w14:textId="77777777" w:rsidR="00DA7AD2" w:rsidRDefault="00474115">
            <w:r>
              <w:rPr>
                <w:b/>
                <w:sz w:val="20"/>
              </w:rPr>
              <w:t>Deskripsi Singkat</w:t>
            </w:r>
          </w:p>
        </w:tc>
        <w:tc>
          <w:tcPr>
            <w:tcW w:w="6462" w:type="dxa"/>
            <w:gridSpan w:val="2"/>
          </w:tcPr>
          <w:p w14:paraId="4FB45459" w14:textId="77777777" w:rsidR="00DA7AD2" w:rsidRDefault="00474115">
            <w:r>
              <w:rPr>
                <w:sz w:val="20"/>
              </w:rPr>
              <w:t>Pengguna memasukkan email dan kata sandi untuk masuk ke SAPA sesuai peran dan nomor WhatsApp yang menjadi aksesnya.</w:t>
            </w:r>
          </w:p>
        </w:tc>
      </w:tr>
      <w:tr w:rsidR="00DA7AD2" w14:paraId="34C3CF81" w14:textId="77777777">
        <w:tc>
          <w:tcPr>
            <w:tcW w:w="2041" w:type="dxa"/>
            <w:shd w:val="clear" w:color="auto" w:fill="EDEDED"/>
          </w:tcPr>
          <w:p w14:paraId="3BEBAFA7" w14:textId="77777777" w:rsidR="00DA7AD2" w:rsidRDefault="00474115">
            <w:r>
              <w:rPr>
                <w:b/>
                <w:sz w:val="20"/>
              </w:rPr>
              <w:t>Pre Condition</w:t>
            </w:r>
          </w:p>
        </w:tc>
        <w:tc>
          <w:tcPr>
            <w:tcW w:w="6462" w:type="dxa"/>
            <w:gridSpan w:val="2"/>
          </w:tcPr>
          <w:p w14:paraId="5BBE760E" w14:textId="77777777" w:rsidR="00DA7AD2" w:rsidRDefault="00474115">
            <w:r>
              <w:rPr>
                <w:sz w:val="20"/>
              </w:rPr>
              <w:t>Pengguna memiliki akun berstatus aktif yang dibuat Administrator dan berada di halaman Login.</w:t>
            </w:r>
          </w:p>
        </w:tc>
      </w:tr>
      <w:tr w:rsidR="00DA7AD2" w14:paraId="4B713F2D" w14:textId="77777777">
        <w:tc>
          <w:tcPr>
            <w:tcW w:w="2041" w:type="dxa"/>
            <w:vMerge w:val="restart"/>
            <w:shd w:val="clear" w:color="auto" w:fill="EDEDED"/>
          </w:tcPr>
          <w:p w14:paraId="56FC483A" w14:textId="77777777" w:rsidR="00DA7AD2" w:rsidRDefault="00474115">
            <w:r>
              <w:rPr>
                <w:b/>
                <w:sz w:val="20"/>
              </w:rPr>
              <w:t>Basic Flow of Event</w:t>
            </w:r>
          </w:p>
        </w:tc>
        <w:tc>
          <w:tcPr>
            <w:tcW w:w="3231" w:type="dxa"/>
            <w:shd w:val="clear" w:color="auto" w:fill="D9D9D9"/>
          </w:tcPr>
          <w:p w14:paraId="276BB409" w14:textId="77777777" w:rsidR="00DA7AD2" w:rsidRDefault="00474115">
            <w:pPr>
              <w:jc w:val="center"/>
            </w:pPr>
            <w:r>
              <w:rPr>
                <w:b/>
                <w:sz w:val="20"/>
              </w:rPr>
              <w:t>Aktor</w:t>
            </w:r>
          </w:p>
        </w:tc>
        <w:tc>
          <w:tcPr>
            <w:tcW w:w="3231" w:type="dxa"/>
            <w:shd w:val="clear" w:color="auto" w:fill="D9D9D9"/>
          </w:tcPr>
          <w:p w14:paraId="69E68460" w14:textId="77777777" w:rsidR="00DA7AD2" w:rsidRDefault="00474115">
            <w:pPr>
              <w:jc w:val="center"/>
            </w:pPr>
            <w:r>
              <w:rPr>
                <w:b/>
                <w:sz w:val="20"/>
              </w:rPr>
              <w:t>Sistem</w:t>
            </w:r>
          </w:p>
        </w:tc>
      </w:tr>
      <w:tr w:rsidR="00DA7AD2" w14:paraId="5BF91351" w14:textId="77777777">
        <w:tc>
          <w:tcPr>
            <w:tcW w:w="2041" w:type="dxa"/>
            <w:vMerge/>
          </w:tcPr>
          <w:p w14:paraId="52917531" w14:textId="77777777" w:rsidR="00DA7AD2" w:rsidRDefault="00DA7AD2"/>
        </w:tc>
        <w:tc>
          <w:tcPr>
            <w:tcW w:w="3231" w:type="dxa"/>
          </w:tcPr>
          <w:p w14:paraId="3149BC75" w14:textId="77777777" w:rsidR="00DA7AD2" w:rsidRDefault="00474115">
            <w:r>
              <w:rPr>
                <w:sz w:val="20"/>
              </w:rPr>
              <w:t>1. Membuka halaman Login.</w:t>
            </w:r>
          </w:p>
        </w:tc>
        <w:tc>
          <w:tcPr>
            <w:tcW w:w="3231" w:type="dxa"/>
          </w:tcPr>
          <w:p w14:paraId="74CF9E4E" w14:textId="77777777" w:rsidR="00DA7AD2" w:rsidRDefault="00DA7AD2"/>
        </w:tc>
      </w:tr>
      <w:tr w:rsidR="00DA7AD2" w14:paraId="57FD0E92" w14:textId="77777777">
        <w:tc>
          <w:tcPr>
            <w:tcW w:w="2041" w:type="dxa"/>
            <w:vMerge/>
          </w:tcPr>
          <w:p w14:paraId="7D66E35D" w14:textId="77777777" w:rsidR="00DA7AD2" w:rsidRDefault="00DA7AD2"/>
        </w:tc>
        <w:tc>
          <w:tcPr>
            <w:tcW w:w="3231" w:type="dxa"/>
          </w:tcPr>
          <w:p w14:paraId="6F2D57ED" w14:textId="77777777" w:rsidR="00DA7AD2" w:rsidRDefault="00DA7AD2"/>
        </w:tc>
        <w:tc>
          <w:tcPr>
            <w:tcW w:w="3231" w:type="dxa"/>
          </w:tcPr>
          <w:p w14:paraId="39930394" w14:textId="77777777" w:rsidR="00DA7AD2" w:rsidRDefault="00474115">
            <w:r>
              <w:rPr>
                <w:sz w:val="20"/>
              </w:rPr>
              <w:t>2. Menampilkan form email dan kata sandi.</w:t>
            </w:r>
          </w:p>
        </w:tc>
      </w:tr>
      <w:tr w:rsidR="00DA7AD2" w14:paraId="6BB69F46" w14:textId="77777777">
        <w:tc>
          <w:tcPr>
            <w:tcW w:w="2041" w:type="dxa"/>
            <w:vMerge/>
          </w:tcPr>
          <w:p w14:paraId="2224CDA9" w14:textId="77777777" w:rsidR="00DA7AD2" w:rsidRDefault="00DA7AD2"/>
        </w:tc>
        <w:tc>
          <w:tcPr>
            <w:tcW w:w="3231" w:type="dxa"/>
          </w:tcPr>
          <w:p w14:paraId="78F27EF8" w14:textId="77777777" w:rsidR="00DA7AD2" w:rsidRDefault="00474115">
            <w:r>
              <w:rPr>
                <w:sz w:val="20"/>
              </w:rPr>
              <w:t>3. Mengisi email dan kata sandi, lalu menekan tombol "Masuk".</w:t>
            </w:r>
          </w:p>
        </w:tc>
        <w:tc>
          <w:tcPr>
            <w:tcW w:w="3231" w:type="dxa"/>
          </w:tcPr>
          <w:p w14:paraId="09FDE13D" w14:textId="77777777" w:rsidR="00DA7AD2" w:rsidRDefault="00DA7AD2"/>
        </w:tc>
      </w:tr>
      <w:tr w:rsidR="00DA7AD2" w14:paraId="6148B32B" w14:textId="77777777">
        <w:tc>
          <w:tcPr>
            <w:tcW w:w="2041" w:type="dxa"/>
            <w:vMerge/>
          </w:tcPr>
          <w:p w14:paraId="58093085" w14:textId="77777777" w:rsidR="00DA7AD2" w:rsidRDefault="00DA7AD2"/>
        </w:tc>
        <w:tc>
          <w:tcPr>
            <w:tcW w:w="3231" w:type="dxa"/>
          </w:tcPr>
          <w:p w14:paraId="73975453" w14:textId="77777777" w:rsidR="00DA7AD2" w:rsidRDefault="00DA7AD2"/>
        </w:tc>
        <w:tc>
          <w:tcPr>
            <w:tcW w:w="3231" w:type="dxa"/>
          </w:tcPr>
          <w:p w14:paraId="0F8AF794" w14:textId="77777777" w:rsidR="00DA7AD2" w:rsidRDefault="00474115">
            <w:r>
              <w:rPr>
                <w:sz w:val="20"/>
              </w:rPr>
              <w:t>4. Memvalidasi kredensial ke data pengguna.</w:t>
            </w:r>
          </w:p>
        </w:tc>
      </w:tr>
      <w:tr w:rsidR="00DA7AD2" w14:paraId="267A3E3B" w14:textId="77777777">
        <w:tc>
          <w:tcPr>
            <w:tcW w:w="2041" w:type="dxa"/>
            <w:vMerge/>
          </w:tcPr>
          <w:p w14:paraId="3D0E609F" w14:textId="77777777" w:rsidR="00DA7AD2" w:rsidRDefault="00DA7AD2"/>
        </w:tc>
        <w:tc>
          <w:tcPr>
            <w:tcW w:w="3231" w:type="dxa"/>
          </w:tcPr>
          <w:p w14:paraId="6B9D9218" w14:textId="77777777" w:rsidR="00DA7AD2" w:rsidRDefault="00DA7AD2"/>
        </w:tc>
        <w:tc>
          <w:tcPr>
            <w:tcW w:w="3231" w:type="dxa"/>
          </w:tcPr>
          <w:p w14:paraId="16FA96DC" w14:textId="77777777" w:rsidR="00DA7AD2" w:rsidRDefault="00474115">
            <w:r>
              <w:rPr>
                <w:sz w:val="20"/>
              </w:rPr>
              <w:t>5. Mengambil peran dan daftar nomor WhatsApp yang boleh diakses.</w:t>
            </w:r>
          </w:p>
        </w:tc>
      </w:tr>
      <w:tr w:rsidR="00DA7AD2" w14:paraId="5322058D" w14:textId="77777777">
        <w:tc>
          <w:tcPr>
            <w:tcW w:w="2041" w:type="dxa"/>
            <w:vMerge/>
          </w:tcPr>
          <w:p w14:paraId="3AB21BC6" w14:textId="77777777" w:rsidR="00DA7AD2" w:rsidRDefault="00DA7AD2"/>
        </w:tc>
        <w:tc>
          <w:tcPr>
            <w:tcW w:w="3231" w:type="dxa"/>
          </w:tcPr>
          <w:p w14:paraId="5DE05990" w14:textId="77777777" w:rsidR="00DA7AD2" w:rsidRDefault="00DA7AD2"/>
        </w:tc>
        <w:tc>
          <w:tcPr>
            <w:tcW w:w="3231" w:type="dxa"/>
          </w:tcPr>
          <w:p w14:paraId="02D8D2F7" w14:textId="77777777" w:rsidR="00DA7AD2" w:rsidRDefault="00474115">
            <w:r>
              <w:rPr>
                <w:sz w:val="20"/>
              </w:rPr>
              <w:t>6. Mencatat log audit login dan menampilkan halaman awal sesuai peran (Dasbor untuk Supervisor/Administrator, Kotak Masuk untuk Agen/CS).</w:t>
            </w:r>
          </w:p>
        </w:tc>
      </w:tr>
      <w:tr w:rsidR="00DA7AD2" w14:paraId="44344DB1" w14:textId="77777777">
        <w:tc>
          <w:tcPr>
            <w:tcW w:w="2041" w:type="dxa"/>
            <w:shd w:val="clear" w:color="auto" w:fill="EDEDED"/>
          </w:tcPr>
          <w:p w14:paraId="5B3BD86D" w14:textId="77777777" w:rsidR="00DA7AD2" w:rsidRDefault="00474115">
            <w:r>
              <w:rPr>
                <w:b/>
                <w:sz w:val="20"/>
              </w:rPr>
              <w:t>Post Condition</w:t>
            </w:r>
          </w:p>
        </w:tc>
        <w:tc>
          <w:tcPr>
            <w:tcW w:w="6462" w:type="dxa"/>
            <w:gridSpan w:val="2"/>
          </w:tcPr>
          <w:p w14:paraId="21EAB527" w14:textId="77777777" w:rsidR="00DA7AD2" w:rsidRDefault="00474115">
            <w:r>
              <w:rPr>
                <w:sz w:val="20"/>
              </w:rPr>
              <w:t>Pengguna masuk, sesi aktif, dan menu yang tampil sesuai peran.</w:t>
            </w:r>
          </w:p>
        </w:tc>
      </w:tr>
      <w:tr w:rsidR="00DA7AD2" w14:paraId="1D3F05AA" w14:textId="77777777">
        <w:tc>
          <w:tcPr>
            <w:tcW w:w="2041" w:type="dxa"/>
            <w:shd w:val="clear" w:color="auto" w:fill="EDEDED"/>
          </w:tcPr>
          <w:p w14:paraId="259565CE" w14:textId="77777777" w:rsidR="00DA7AD2" w:rsidRDefault="00474115">
            <w:r>
              <w:rPr>
                <w:b/>
                <w:sz w:val="20"/>
              </w:rPr>
              <w:t>Alternative Flow</w:t>
            </w:r>
          </w:p>
        </w:tc>
        <w:tc>
          <w:tcPr>
            <w:tcW w:w="6462" w:type="dxa"/>
            <w:gridSpan w:val="2"/>
          </w:tcPr>
          <w:p w14:paraId="6F6F55E4" w14:textId="77777777" w:rsidR="00DA7AD2" w:rsidRDefault="00474115">
            <w:r>
              <w:rPr>
                <w:sz w:val="20"/>
              </w:rPr>
              <w:t>A-1. Pada langkah 4, jika akun berstatus nonaktif, sistem menampilkan "Akun Anda dinonaktifkan, hubungi Administrator".</w:t>
            </w:r>
          </w:p>
        </w:tc>
      </w:tr>
      <w:tr w:rsidR="00DA7AD2" w14:paraId="5C101685" w14:textId="77777777">
        <w:tc>
          <w:tcPr>
            <w:tcW w:w="2041" w:type="dxa"/>
            <w:shd w:val="clear" w:color="auto" w:fill="EDEDED"/>
          </w:tcPr>
          <w:p w14:paraId="15C90B93" w14:textId="77777777" w:rsidR="00DA7AD2" w:rsidRDefault="00474115">
            <w:r>
              <w:rPr>
                <w:b/>
                <w:sz w:val="20"/>
              </w:rPr>
              <w:t>Error Condition</w:t>
            </w:r>
          </w:p>
        </w:tc>
        <w:tc>
          <w:tcPr>
            <w:tcW w:w="6462" w:type="dxa"/>
            <w:gridSpan w:val="2"/>
          </w:tcPr>
          <w:p w14:paraId="5CCDBE73" w14:textId="77777777" w:rsidR="00DA7AD2" w:rsidRDefault="00474115">
            <w:r>
              <w:rPr>
                <w:sz w:val="20"/>
              </w:rPr>
              <w:t>Email atau kata sandi salah: sistem menampilkan "Email atau kata sandi salah" dan meminta pengguna mengisi ulang; setelah 5 kali gagal, login ditahan 5 menit.</w:t>
            </w:r>
          </w:p>
        </w:tc>
      </w:tr>
    </w:tbl>
    <w:p w14:paraId="703CD6DD" w14:textId="77777777" w:rsidR="00DA7AD2" w:rsidRDefault="00DA7AD2">
      <w:pPr>
        <w:spacing w:after="80"/>
      </w:pPr>
    </w:p>
    <w:p w14:paraId="690BC15C" w14:textId="4FC3B1BA" w:rsidR="00DA7AD2" w:rsidRDefault="00474115">
      <w:pPr>
        <w:pStyle w:val="Caption"/>
        <w:keepNext/>
        <w:spacing w:before="120" w:after="160"/>
        <w:jc w:val="center"/>
      </w:pPr>
      <w:bookmarkStart w:id="64" w:name="_Toc242453097"/>
      <w:r>
        <w:t>Tabel 3.</w:t>
      </w:r>
      <w:fldSimple w:instr=" SEQ Tabel \* ARABIC ">
        <w:r w:rsidR="002E3237">
          <w:rPr>
            <w:noProof/>
          </w:rPr>
          <w:t>10</w:t>
        </w:r>
      </w:fldSimple>
      <w:r>
        <w:t xml:space="preserve"> Use Case Description UC-02 Mengirim Pesan WhatsApp</w:t>
      </w:r>
      <w:bookmarkEnd w:id="64"/>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8"/>
        <w:gridCol w:w="3242"/>
        <w:gridCol w:w="3242"/>
      </w:tblGrid>
      <w:tr w:rsidR="00DA7AD2" w14:paraId="030E328A" w14:textId="77777777">
        <w:tc>
          <w:tcPr>
            <w:tcW w:w="2041" w:type="dxa"/>
            <w:shd w:val="clear" w:color="auto" w:fill="EDEDED"/>
          </w:tcPr>
          <w:p w14:paraId="0305E7FA" w14:textId="77777777" w:rsidR="00DA7AD2" w:rsidRDefault="00474115">
            <w:r>
              <w:rPr>
                <w:b/>
                <w:sz w:val="20"/>
              </w:rPr>
              <w:t>Nama Use Case</w:t>
            </w:r>
          </w:p>
        </w:tc>
        <w:tc>
          <w:tcPr>
            <w:tcW w:w="6462" w:type="dxa"/>
            <w:gridSpan w:val="2"/>
          </w:tcPr>
          <w:p w14:paraId="14A11779" w14:textId="77777777" w:rsidR="00DA7AD2" w:rsidRDefault="00474115">
            <w:r>
              <w:rPr>
                <w:sz w:val="20"/>
              </w:rPr>
              <w:t>Mengirim Pesan WhatsApp</w:t>
            </w:r>
          </w:p>
        </w:tc>
      </w:tr>
      <w:tr w:rsidR="00DA7AD2" w14:paraId="3591BEE2" w14:textId="77777777">
        <w:tc>
          <w:tcPr>
            <w:tcW w:w="2041" w:type="dxa"/>
            <w:shd w:val="clear" w:color="auto" w:fill="EDEDED"/>
          </w:tcPr>
          <w:p w14:paraId="52B57761" w14:textId="77777777" w:rsidR="00DA7AD2" w:rsidRDefault="00474115">
            <w:r>
              <w:rPr>
                <w:b/>
                <w:sz w:val="20"/>
              </w:rPr>
              <w:t>Nomor Use Case</w:t>
            </w:r>
          </w:p>
        </w:tc>
        <w:tc>
          <w:tcPr>
            <w:tcW w:w="6462" w:type="dxa"/>
            <w:gridSpan w:val="2"/>
          </w:tcPr>
          <w:p w14:paraId="16B19444" w14:textId="77777777" w:rsidR="00DA7AD2" w:rsidRDefault="00474115">
            <w:r>
              <w:rPr>
                <w:sz w:val="20"/>
              </w:rPr>
              <w:t>UC-02</w:t>
            </w:r>
          </w:p>
        </w:tc>
      </w:tr>
      <w:tr w:rsidR="00DA7AD2" w14:paraId="5AA661EF" w14:textId="77777777">
        <w:tc>
          <w:tcPr>
            <w:tcW w:w="2041" w:type="dxa"/>
            <w:shd w:val="clear" w:color="auto" w:fill="EDEDED"/>
          </w:tcPr>
          <w:p w14:paraId="3354B733" w14:textId="77777777" w:rsidR="00DA7AD2" w:rsidRDefault="00474115">
            <w:r>
              <w:rPr>
                <w:b/>
                <w:sz w:val="20"/>
              </w:rPr>
              <w:t>Aktor</w:t>
            </w:r>
          </w:p>
        </w:tc>
        <w:tc>
          <w:tcPr>
            <w:tcW w:w="6462" w:type="dxa"/>
            <w:gridSpan w:val="2"/>
          </w:tcPr>
          <w:p w14:paraId="5404E3DC" w14:textId="77777777" w:rsidR="00DA7AD2" w:rsidRDefault="00474115">
            <w:r>
              <w:rPr>
                <w:sz w:val="20"/>
              </w:rPr>
              <w:t>Pelanggan</w:t>
            </w:r>
          </w:p>
        </w:tc>
      </w:tr>
      <w:tr w:rsidR="00DA7AD2" w14:paraId="75274389" w14:textId="77777777">
        <w:tc>
          <w:tcPr>
            <w:tcW w:w="2041" w:type="dxa"/>
            <w:shd w:val="clear" w:color="auto" w:fill="EDEDED"/>
          </w:tcPr>
          <w:p w14:paraId="3C08070F" w14:textId="77777777" w:rsidR="00DA7AD2" w:rsidRDefault="00474115">
            <w:r>
              <w:rPr>
                <w:b/>
                <w:sz w:val="20"/>
              </w:rPr>
              <w:t>Deskripsi Singkat</w:t>
            </w:r>
          </w:p>
        </w:tc>
        <w:tc>
          <w:tcPr>
            <w:tcW w:w="6462" w:type="dxa"/>
            <w:gridSpan w:val="2"/>
          </w:tcPr>
          <w:p w14:paraId="1B03A03F" w14:textId="77777777" w:rsidR="00DA7AD2" w:rsidRDefault="00474115">
            <w:r>
              <w:rPr>
                <w:sz w:val="20"/>
              </w:rPr>
              <w:t>Pelanggan mengirim pertanyaan ke salah satu nomor WhatsApp Asentra; pesan diterima gerbang, dicatat, lalu dibalas melalui UC-03.</w:t>
            </w:r>
          </w:p>
        </w:tc>
      </w:tr>
      <w:tr w:rsidR="00DA7AD2" w14:paraId="5DBCA721" w14:textId="77777777">
        <w:tc>
          <w:tcPr>
            <w:tcW w:w="2041" w:type="dxa"/>
            <w:shd w:val="clear" w:color="auto" w:fill="EDEDED"/>
          </w:tcPr>
          <w:p w14:paraId="7E56D6E0" w14:textId="77777777" w:rsidR="00DA7AD2" w:rsidRDefault="00474115">
            <w:r>
              <w:rPr>
                <w:b/>
                <w:sz w:val="20"/>
              </w:rPr>
              <w:t>Pre Condition</w:t>
            </w:r>
          </w:p>
        </w:tc>
        <w:tc>
          <w:tcPr>
            <w:tcW w:w="6462" w:type="dxa"/>
            <w:gridSpan w:val="2"/>
          </w:tcPr>
          <w:p w14:paraId="647E562B" w14:textId="77777777" w:rsidR="00DA7AD2" w:rsidRDefault="00474115">
            <w:r>
              <w:rPr>
                <w:sz w:val="20"/>
              </w:rPr>
              <w:t>Nomor WhatsApp Asentra yang dituju berstatus tersambung di SAPA.</w:t>
            </w:r>
          </w:p>
        </w:tc>
      </w:tr>
      <w:tr w:rsidR="00DA7AD2" w14:paraId="3D1C2828" w14:textId="77777777">
        <w:tc>
          <w:tcPr>
            <w:tcW w:w="2041" w:type="dxa"/>
            <w:vMerge w:val="restart"/>
            <w:shd w:val="clear" w:color="auto" w:fill="EDEDED"/>
          </w:tcPr>
          <w:p w14:paraId="29649254" w14:textId="77777777" w:rsidR="00DA7AD2" w:rsidRDefault="00474115">
            <w:r>
              <w:rPr>
                <w:b/>
                <w:sz w:val="20"/>
              </w:rPr>
              <w:t>Basic Flow of Event</w:t>
            </w:r>
          </w:p>
        </w:tc>
        <w:tc>
          <w:tcPr>
            <w:tcW w:w="3231" w:type="dxa"/>
            <w:shd w:val="clear" w:color="auto" w:fill="D9D9D9"/>
          </w:tcPr>
          <w:p w14:paraId="124E653A" w14:textId="77777777" w:rsidR="00DA7AD2" w:rsidRDefault="00474115">
            <w:pPr>
              <w:jc w:val="center"/>
            </w:pPr>
            <w:r>
              <w:rPr>
                <w:b/>
                <w:sz w:val="20"/>
              </w:rPr>
              <w:t>Aktor</w:t>
            </w:r>
          </w:p>
        </w:tc>
        <w:tc>
          <w:tcPr>
            <w:tcW w:w="3231" w:type="dxa"/>
            <w:shd w:val="clear" w:color="auto" w:fill="D9D9D9"/>
          </w:tcPr>
          <w:p w14:paraId="648E2B33" w14:textId="77777777" w:rsidR="00DA7AD2" w:rsidRDefault="00474115">
            <w:pPr>
              <w:jc w:val="center"/>
            </w:pPr>
            <w:r>
              <w:rPr>
                <w:b/>
                <w:sz w:val="20"/>
              </w:rPr>
              <w:t>Sistem</w:t>
            </w:r>
          </w:p>
        </w:tc>
      </w:tr>
      <w:tr w:rsidR="00DA7AD2" w14:paraId="39551F72" w14:textId="77777777">
        <w:tc>
          <w:tcPr>
            <w:tcW w:w="2041" w:type="dxa"/>
            <w:vMerge/>
          </w:tcPr>
          <w:p w14:paraId="7C3D5E32" w14:textId="77777777" w:rsidR="00DA7AD2" w:rsidRDefault="00DA7AD2"/>
        </w:tc>
        <w:tc>
          <w:tcPr>
            <w:tcW w:w="3231" w:type="dxa"/>
          </w:tcPr>
          <w:p w14:paraId="595391EF" w14:textId="77777777" w:rsidR="00DA7AD2" w:rsidRDefault="00474115">
            <w:r>
              <w:rPr>
                <w:sz w:val="20"/>
              </w:rPr>
              <w:t>1. Mengirim pesan ke nomor WhatsApp Asentra.</w:t>
            </w:r>
          </w:p>
        </w:tc>
        <w:tc>
          <w:tcPr>
            <w:tcW w:w="3231" w:type="dxa"/>
          </w:tcPr>
          <w:p w14:paraId="76125BB5" w14:textId="77777777" w:rsidR="00DA7AD2" w:rsidRDefault="00DA7AD2"/>
        </w:tc>
      </w:tr>
      <w:tr w:rsidR="00DA7AD2" w14:paraId="29D61256" w14:textId="77777777">
        <w:tc>
          <w:tcPr>
            <w:tcW w:w="2041" w:type="dxa"/>
            <w:vMerge/>
          </w:tcPr>
          <w:p w14:paraId="11A43973" w14:textId="77777777" w:rsidR="00DA7AD2" w:rsidRDefault="00DA7AD2"/>
        </w:tc>
        <w:tc>
          <w:tcPr>
            <w:tcW w:w="3231" w:type="dxa"/>
          </w:tcPr>
          <w:p w14:paraId="643CACDE" w14:textId="77777777" w:rsidR="00DA7AD2" w:rsidRDefault="00DA7AD2"/>
        </w:tc>
        <w:tc>
          <w:tcPr>
            <w:tcW w:w="3231" w:type="dxa"/>
          </w:tcPr>
          <w:p w14:paraId="06C0B46B" w14:textId="77777777" w:rsidR="00DA7AD2" w:rsidRDefault="00474115">
            <w:r>
              <w:rPr>
                <w:sz w:val="20"/>
              </w:rPr>
              <w:t>2. Menerima pesan masuk melalui gerbang WhatsApp Web.</w:t>
            </w:r>
          </w:p>
        </w:tc>
      </w:tr>
      <w:tr w:rsidR="00DA7AD2" w14:paraId="274B345C" w14:textId="77777777">
        <w:tc>
          <w:tcPr>
            <w:tcW w:w="2041" w:type="dxa"/>
            <w:vMerge/>
          </w:tcPr>
          <w:p w14:paraId="148A4031" w14:textId="77777777" w:rsidR="00DA7AD2" w:rsidRDefault="00DA7AD2"/>
        </w:tc>
        <w:tc>
          <w:tcPr>
            <w:tcW w:w="3231" w:type="dxa"/>
          </w:tcPr>
          <w:p w14:paraId="16CD4E34" w14:textId="77777777" w:rsidR="00DA7AD2" w:rsidRDefault="00DA7AD2"/>
        </w:tc>
        <w:tc>
          <w:tcPr>
            <w:tcW w:w="3231" w:type="dxa"/>
          </w:tcPr>
          <w:p w14:paraId="5D3DCF6B" w14:textId="77777777" w:rsidR="00DA7AD2" w:rsidRDefault="00474115">
            <w:r>
              <w:rPr>
                <w:sz w:val="20"/>
              </w:rPr>
              <w:t>3. Mencari kontak berdasarkan nomor pengirim; bila belum ada, membuat kontak baru dan prospek bertahap "baru".</w:t>
            </w:r>
          </w:p>
        </w:tc>
      </w:tr>
      <w:tr w:rsidR="00DA7AD2" w14:paraId="23155834" w14:textId="77777777">
        <w:tc>
          <w:tcPr>
            <w:tcW w:w="2041" w:type="dxa"/>
            <w:vMerge/>
          </w:tcPr>
          <w:p w14:paraId="0B2463E6" w14:textId="77777777" w:rsidR="00DA7AD2" w:rsidRDefault="00DA7AD2"/>
        </w:tc>
        <w:tc>
          <w:tcPr>
            <w:tcW w:w="3231" w:type="dxa"/>
          </w:tcPr>
          <w:p w14:paraId="0E19240F" w14:textId="77777777" w:rsidR="00DA7AD2" w:rsidRDefault="00DA7AD2"/>
        </w:tc>
        <w:tc>
          <w:tcPr>
            <w:tcW w:w="3231" w:type="dxa"/>
          </w:tcPr>
          <w:p w14:paraId="7588FB15" w14:textId="77777777" w:rsidR="00DA7AD2" w:rsidRDefault="00474115">
            <w:r>
              <w:rPr>
                <w:sz w:val="20"/>
              </w:rPr>
              <w:t>4. Membuka atau memperbarui percakapan dan menyimpan pesan.</w:t>
            </w:r>
          </w:p>
        </w:tc>
      </w:tr>
      <w:tr w:rsidR="00DA7AD2" w14:paraId="01461F47" w14:textId="77777777">
        <w:tc>
          <w:tcPr>
            <w:tcW w:w="2041" w:type="dxa"/>
            <w:vMerge/>
          </w:tcPr>
          <w:p w14:paraId="04E59B3C" w14:textId="77777777" w:rsidR="00DA7AD2" w:rsidRDefault="00DA7AD2"/>
        </w:tc>
        <w:tc>
          <w:tcPr>
            <w:tcW w:w="3231" w:type="dxa"/>
          </w:tcPr>
          <w:p w14:paraId="77810630" w14:textId="77777777" w:rsidR="00DA7AD2" w:rsidRDefault="00DA7AD2"/>
        </w:tc>
        <w:tc>
          <w:tcPr>
            <w:tcW w:w="3231" w:type="dxa"/>
          </w:tcPr>
          <w:p w14:paraId="2BD764E3" w14:textId="77777777" w:rsidR="00DA7AD2" w:rsidRDefault="00474115">
            <w:r>
              <w:rPr>
                <w:sz w:val="20"/>
              </w:rPr>
              <w:t>5. Menjalankan UC-03 Menjawab Pesan Otomatis dengan AI.</w:t>
            </w:r>
          </w:p>
        </w:tc>
      </w:tr>
      <w:tr w:rsidR="00DA7AD2" w14:paraId="17C2DEDE" w14:textId="77777777">
        <w:tc>
          <w:tcPr>
            <w:tcW w:w="2041" w:type="dxa"/>
            <w:vMerge/>
          </w:tcPr>
          <w:p w14:paraId="7A2A8CDA" w14:textId="77777777" w:rsidR="00DA7AD2" w:rsidRDefault="00DA7AD2"/>
        </w:tc>
        <w:tc>
          <w:tcPr>
            <w:tcW w:w="3231" w:type="dxa"/>
          </w:tcPr>
          <w:p w14:paraId="4D6A91E3" w14:textId="77777777" w:rsidR="00DA7AD2" w:rsidRDefault="00474115">
            <w:r>
              <w:rPr>
                <w:sz w:val="20"/>
              </w:rPr>
              <w:t>6. Menerima balasan di aplikasi WhatsApp.</w:t>
            </w:r>
          </w:p>
        </w:tc>
        <w:tc>
          <w:tcPr>
            <w:tcW w:w="3231" w:type="dxa"/>
          </w:tcPr>
          <w:p w14:paraId="0C6B9F17" w14:textId="77777777" w:rsidR="00DA7AD2" w:rsidRDefault="00DA7AD2"/>
        </w:tc>
      </w:tr>
      <w:tr w:rsidR="00DA7AD2" w14:paraId="3FCB84CB" w14:textId="77777777">
        <w:tc>
          <w:tcPr>
            <w:tcW w:w="2041" w:type="dxa"/>
            <w:shd w:val="clear" w:color="auto" w:fill="EDEDED"/>
          </w:tcPr>
          <w:p w14:paraId="29ECB641" w14:textId="77777777" w:rsidR="00DA7AD2" w:rsidRDefault="00474115">
            <w:r>
              <w:rPr>
                <w:b/>
                <w:sz w:val="20"/>
              </w:rPr>
              <w:t>Post Condition</w:t>
            </w:r>
          </w:p>
        </w:tc>
        <w:tc>
          <w:tcPr>
            <w:tcW w:w="6462" w:type="dxa"/>
            <w:gridSpan w:val="2"/>
          </w:tcPr>
          <w:p w14:paraId="791899A7" w14:textId="77777777" w:rsidR="00DA7AD2" w:rsidRDefault="00474115">
            <w:r>
              <w:rPr>
                <w:sz w:val="20"/>
              </w:rPr>
              <w:t>Pesan tersimpan, kontak dan prospek tercatat, percakapan tampil di Kotak Masuk, dan pelanggan menerima balasan.</w:t>
            </w:r>
          </w:p>
        </w:tc>
      </w:tr>
      <w:tr w:rsidR="00DA7AD2" w14:paraId="0A306A66" w14:textId="77777777">
        <w:tc>
          <w:tcPr>
            <w:tcW w:w="2041" w:type="dxa"/>
            <w:shd w:val="clear" w:color="auto" w:fill="EDEDED"/>
          </w:tcPr>
          <w:p w14:paraId="7DB23396" w14:textId="77777777" w:rsidR="00DA7AD2" w:rsidRDefault="00474115">
            <w:r>
              <w:rPr>
                <w:b/>
                <w:sz w:val="20"/>
              </w:rPr>
              <w:t>Alternative Flow</w:t>
            </w:r>
          </w:p>
        </w:tc>
        <w:tc>
          <w:tcPr>
            <w:tcW w:w="6462" w:type="dxa"/>
            <w:gridSpan w:val="2"/>
          </w:tcPr>
          <w:p w14:paraId="38720B83" w14:textId="77777777" w:rsidR="00DA7AD2" w:rsidRDefault="00474115">
            <w:r>
              <w:rPr>
                <w:sz w:val="20"/>
              </w:rPr>
              <w:t>A-1. Pada langkah 5, jika percakapan sedang ditangani manusia, sistem tidak memanggil AI, menandai percakapan "belum dibalas", dan memberi tanda pada Kotak Masuk agen.</w:t>
            </w:r>
          </w:p>
        </w:tc>
      </w:tr>
      <w:tr w:rsidR="00DA7AD2" w14:paraId="37A4846F" w14:textId="77777777">
        <w:tc>
          <w:tcPr>
            <w:tcW w:w="2041" w:type="dxa"/>
            <w:shd w:val="clear" w:color="auto" w:fill="EDEDED"/>
          </w:tcPr>
          <w:p w14:paraId="7E6E7B4E" w14:textId="77777777" w:rsidR="00DA7AD2" w:rsidRDefault="00474115">
            <w:r>
              <w:rPr>
                <w:b/>
                <w:sz w:val="20"/>
              </w:rPr>
              <w:t>Error Condition</w:t>
            </w:r>
          </w:p>
        </w:tc>
        <w:tc>
          <w:tcPr>
            <w:tcW w:w="6462" w:type="dxa"/>
            <w:gridSpan w:val="2"/>
          </w:tcPr>
          <w:p w14:paraId="6F7D5EA3" w14:textId="77777777" w:rsidR="00DA7AD2" w:rsidRDefault="00474115">
            <w:r>
              <w:rPr>
                <w:sz w:val="20"/>
              </w:rPr>
              <w:t>Nomor tujuan terputus: pesan tidak diterima sistem dan status nomor tampil "terputus" pada halaman Nomor WhatsApp.</w:t>
            </w:r>
          </w:p>
        </w:tc>
      </w:tr>
    </w:tbl>
    <w:p w14:paraId="3D795B7C" w14:textId="77777777" w:rsidR="00DA7AD2" w:rsidRDefault="00DA7AD2">
      <w:pPr>
        <w:spacing w:after="80"/>
      </w:pPr>
    </w:p>
    <w:p w14:paraId="73B7709F" w14:textId="3514400A" w:rsidR="00DA7AD2" w:rsidRDefault="00474115">
      <w:pPr>
        <w:pStyle w:val="Caption"/>
        <w:keepNext/>
        <w:spacing w:before="120" w:after="160"/>
        <w:jc w:val="center"/>
      </w:pPr>
      <w:bookmarkStart w:id="65" w:name="_Toc242453098"/>
      <w:r>
        <w:t>Tabel 3.</w:t>
      </w:r>
      <w:fldSimple w:instr=" SEQ Tabel \* ARABIC ">
        <w:r w:rsidR="002E3237">
          <w:rPr>
            <w:noProof/>
          </w:rPr>
          <w:t>11</w:t>
        </w:r>
      </w:fldSimple>
      <w:r>
        <w:t xml:space="preserve"> Use Case Description UC-03 Menjawab Pesan Otomatis dengan AI</w:t>
      </w:r>
      <w:bookmarkEnd w:id="65"/>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8"/>
        <w:gridCol w:w="3242"/>
        <w:gridCol w:w="3242"/>
      </w:tblGrid>
      <w:tr w:rsidR="00DA7AD2" w14:paraId="11747505" w14:textId="77777777">
        <w:tc>
          <w:tcPr>
            <w:tcW w:w="2041" w:type="dxa"/>
            <w:shd w:val="clear" w:color="auto" w:fill="EDEDED"/>
          </w:tcPr>
          <w:p w14:paraId="5F687607" w14:textId="77777777" w:rsidR="00DA7AD2" w:rsidRDefault="00474115">
            <w:r>
              <w:rPr>
                <w:b/>
                <w:sz w:val="20"/>
              </w:rPr>
              <w:t>Nama Use Case</w:t>
            </w:r>
          </w:p>
        </w:tc>
        <w:tc>
          <w:tcPr>
            <w:tcW w:w="6462" w:type="dxa"/>
            <w:gridSpan w:val="2"/>
          </w:tcPr>
          <w:p w14:paraId="4584C488" w14:textId="77777777" w:rsidR="00DA7AD2" w:rsidRDefault="00474115">
            <w:r>
              <w:rPr>
                <w:sz w:val="20"/>
              </w:rPr>
              <w:t>Menjawab Pesan Otomatis dengan AI</w:t>
            </w:r>
          </w:p>
        </w:tc>
      </w:tr>
      <w:tr w:rsidR="00DA7AD2" w14:paraId="473DBF72" w14:textId="77777777">
        <w:tc>
          <w:tcPr>
            <w:tcW w:w="2041" w:type="dxa"/>
            <w:shd w:val="clear" w:color="auto" w:fill="EDEDED"/>
          </w:tcPr>
          <w:p w14:paraId="3BB9EB9A" w14:textId="77777777" w:rsidR="00DA7AD2" w:rsidRDefault="00474115">
            <w:r>
              <w:rPr>
                <w:b/>
                <w:sz w:val="20"/>
              </w:rPr>
              <w:t>Nomor Use Case</w:t>
            </w:r>
          </w:p>
        </w:tc>
        <w:tc>
          <w:tcPr>
            <w:tcW w:w="6462" w:type="dxa"/>
            <w:gridSpan w:val="2"/>
          </w:tcPr>
          <w:p w14:paraId="669041EB" w14:textId="77777777" w:rsidR="00DA7AD2" w:rsidRDefault="00474115">
            <w:r>
              <w:rPr>
                <w:sz w:val="20"/>
              </w:rPr>
              <w:t>UC-03</w:t>
            </w:r>
          </w:p>
        </w:tc>
      </w:tr>
      <w:tr w:rsidR="00DA7AD2" w14:paraId="7F8DE14A" w14:textId="77777777">
        <w:tc>
          <w:tcPr>
            <w:tcW w:w="2041" w:type="dxa"/>
            <w:shd w:val="clear" w:color="auto" w:fill="EDEDED"/>
          </w:tcPr>
          <w:p w14:paraId="26E6418C" w14:textId="77777777" w:rsidR="00DA7AD2" w:rsidRDefault="00474115">
            <w:r>
              <w:rPr>
                <w:b/>
                <w:sz w:val="20"/>
              </w:rPr>
              <w:t>Aktor</w:t>
            </w:r>
          </w:p>
        </w:tc>
        <w:tc>
          <w:tcPr>
            <w:tcW w:w="6462" w:type="dxa"/>
            <w:gridSpan w:val="2"/>
          </w:tcPr>
          <w:p w14:paraId="6A6D561F" w14:textId="77777777" w:rsidR="00DA7AD2" w:rsidRDefault="00474115">
            <w:r>
              <w:rPr>
                <w:sz w:val="20"/>
              </w:rPr>
              <w:t>Pelanggan (penerima), WhatsApp Web, Penyedia AI</w:t>
            </w:r>
          </w:p>
        </w:tc>
      </w:tr>
      <w:tr w:rsidR="00DA7AD2" w14:paraId="5D1A6EEA" w14:textId="77777777">
        <w:tc>
          <w:tcPr>
            <w:tcW w:w="2041" w:type="dxa"/>
            <w:shd w:val="clear" w:color="auto" w:fill="EDEDED"/>
          </w:tcPr>
          <w:p w14:paraId="0108C1A8" w14:textId="77777777" w:rsidR="00DA7AD2" w:rsidRDefault="00474115">
            <w:r>
              <w:rPr>
                <w:b/>
                <w:sz w:val="20"/>
              </w:rPr>
              <w:t>Deskripsi Singkat</w:t>
            </w:r>
          </w:p>
        </w:tc>
        <w:tc>
          <w:tcPr>
            <w:tcW w:w="6462" w:type="dxa"/>
            <w:gridSpan w:val="2"/>
          </w:tcPr>
          <w:p w14:paraId="47FA018E" w14:textId="77777777" w:rsidR="00DA7AD2" w:rsidRDefault="00474115">
            <w:r>
              <w:rPr>
                <w:sz w:val="20"/>
              </w:rPr>
              <w:t>Sistem mengenali maksud pesan, menarik data calon siswa, mencari jawaban di basis pengetahuan, menghitung keyakinan, menilai risiko anti-ban, lalu mengirim jawaban atau mengalihkan ke agen.</w:t>
            </w:r>
          </w:p>
        </w:tc>
      </w:tr>
      <w:tr w:rsidR="00DA7AD2" w14:paraId="67AE4B07" w14:textId="77777777">
        <w:tc>
          <w:tcPr>
            <w:tcW w:w="2041" w:type="dxa"/>
            <w:shd w:val="clear" w:color="auto" w:fill="EDEDED"/>
          </w:tcPr>
          <w:p w14:paraId="5A1DF381" w14:textId="77777777" w:rsidR="00DA7AD2" w:rsidRDefault="00474115">
            <w:r>
              <w:rPr>
                <w:b/>
                <w:sz w:val="20"/>
              </w:rPr>
              <w:t>Pre Condition</w:t>
            </w:r>
          </w:p>
        </w:tc>
        <w:tc>
          <w:tcPr>
            <w:tcW w:w="6462" w:type="dxa"/>
            <w:gridSpan w:val="2"/>
          </w:tcPr>
          <w:p w14:paraId="4A13764D" w14:textId="77777777" w:rsidR="00DA7AD2" w:rsidRDefault="00474115">
            <w:r>
              <w:rPr>
                <w:sz w:val="20"/>
              </w:rPr>
              <w:t>Pesan masuk telah tersimpan (UC-02) dan AI aktif untuk nomor tersebut.</w:t>
            </w:r>
          </w:p>
        </w:tc>
      </w:tr>
      <w:tr w:rsidR="00DA7AD2" w14:paraId="335A33E6" w14:textId="77777777">
        <w:tc>
          <w:tcPr>
            <w:tcW w:w="2041" w:type="dxa"/>
            <w:vMerge w:val="restart"/>
            <w:shd w:val="clear" w:color="auto" w:fill="EDEDED"/>
          </w:tcPr>
          <w:p w14:paraId="24812A54" w14:textId="77777777" w:rsidR="00DA7AD2" w:rsidRDefault="00474115">
            <w:r>
              <w:rPr>
                <w:b/>
                <w:sz w:val="20"/>
              </w:rPr>
              <w:t>Basic Flow of Event</w:t>
            </w:r>
          </w:p>
        </w:tc>
        <w:tc>
          <w:tcPr>
            <w:tcW w:w="3231" w:type="dxa"/>
            <w:shd w:val="clear" w:color="auto" w:fill="D9D9D9"/>
          </w:tcPr>
          <w:p w14:paraId="0A41A9BE" w14:textId="77777777" w:rsidR="00DA7AD2" w:rsidRDefault="00474115">
            <w:pPr>
              <w:jc w:val="center"/>
            </w:pPr>
            <w:r>
              <w:rPr>
                <w:b/>
                <w:sz w:val="20"/>
              </w:rPr>
              <w:t>Aktor</w:t>
            </w:r>
          </w:p>
        </w:tc>
        <w:tc>
          <w:tcPr>
            <w:tcW w:w="3231" w:type="dxa"/>
            <w:shd w:val="clear" w:color="auto" w:fill="D9D9D9"/>
          </w:tcPr>
          <w:p w14:paraId="14198D9B" w14:textId="77777777" w:rsidR="00DA7AD2" w:rsidRDefault="00474115">
            <w:pPr>
              <w:jc w:val="center"/>
            </w:pPr>
            <w:r>
              <w:rPr>
                <w:b/>
                <w:sz w:val="20"/>
              </w:rPr>
              <w:t>Sistem</w:t>
            </w:r>
          </w:p>
        </w:tc>
      </w:tr>
      <w:tr w:rsidR="00DA7AD2" w14:paraId="701C1171" w14:textId="77777777">
        <w:tc>
          <w:tcPr>
            <w:tcW w:w="2041" w:type="dxa"/>
            <w:vMerge/>
          </w:tcPr>
          <w:p w14:paraId="2685C810" w14:textId="77777777" w:rsidR="00DA7AD2" w:rsidRDefault="00DA7AD2"/>
        </w:tc>
        <w:tc>
          <w:tcPr>
            <w:tcW w:w="3231" w:type="dxa"/>
          </w:tcPr>
          <w:p w14:paraId="7558C88E" w14:textId="77777777" w:rsidR="00DA7AD2" w:rsidRDefault="00DA7AD2"/>
        </w:tc>
        <w:tc>
          <w:tcPr>
            <w:tcW w:w="3231" w:type="dxa"/>
          </w:tcPr>
          <w:p w14:paraId="6A12D902" w14:textId="77777777" w:rsidR="00DA7AD2" w:rsidRDefault="00474115">
            <w:r>
              <w:rPr>
                <w:sz w:val="20"/>
              </w:rPr>
              <w:t>1. Mengklasifikasi maksud pesan dan mengekstrak entitas (nama, jenjang, kelas, mata pelajaran).</w:t>
            </w:r>
          </w:p>
        </w:tc>
      </w:tr>
      <w:tr w:rsidR="00DA7AD2" w14:paraId="4B7C8EB2" w14:textId="77777777">
        <w:tc>
          <w:tcPr>
            <w:tcW w:w="2041" w:type="dxa"/>
            <w:vMerge/>
          </w:tcPr>
          <w:p w14:paraId="7FD61595" w14:textId="77777777" w:rsidR="00DA7AD2" w:rsidRDefault="00DA7AD2"/>
        </w:tc>
        <w:tc>
          <w:tcPr>
            <w:tcW w:w="3231" w:type="dxa"/>
          </w:tcPr>
          <w:p w14:paraId="5306E6CB" w14:textId="77777777" w:rsidR="00DA7AD2" w:rsidRDefault="00DA7AD2"/>
        </w:tc>
        <w:tc>
          <w:tcPr>
            <w:tcW w:w="3231" w:type="dxa"/>
          </w:tcPr>
          <w:p w14:paraId="4AD0E8B7" w14:textId="77777777" w:rsidR="00DA7AD2" w:rsidRDefault="00474115">
            <w:r>
              <w:rPr>
                <w:sz w:val="20"/>
              </w:rPr>
              <w:t>2. Memperbarui data kontak dan menghitung ulang skor prioritas prospek.</w:t>
            </w:r>
          </w:p>
        </w:tc>
      </w:tr>
      <w:tr w:rsidR="00DA7AD2" w14:paraId="22ABB27E" w14:textId="77777777">
        <w:tc>
          <w:tcPr>
            <w:tcW w:w="2041" w:type="dxa"/>
            <w:vMerge/>
          </w:tcPr>
          <w:p w14:paraId="047B10D1" w14:textId="77777777" w:rsidR="00DA7AD2" w:rsidRDefault="00DA7AD2"/>
        </w:tc>
        <w:tc>
          <w:tcPr>
            <w:tcW w:w="3231" w:type="dxa"/>
          </w:tcPr>
          <w:p w14:paraId="0040E6B7" w14:textId="77777777" w:rsidR="00DA7AD2" w:rsidRDefault="00DA7AD2"/>
        </w:tc>
        <w:tc>
          <w:tcPr>
            <w:tcW w:w="3231" w:type="dxa"/>
          </w:tcPr>
          <w:p w14:paraId="54DFA437" w14:textId="77777777" w:rsidR="00DA7AD2" w:rsidRDefault="00474115">
            <w:r>
              <w:rPr>
                <w:sz w:val="20"/>
              </w:rPr>
              <w:t>3. Mencari artikel basis pengetahuan yang relevan (FTS5).</w:t>
            </w:r>
          </w:p>
        </w:tc>
      </w:tr>
      <w:tr w:rsidR="00DA7AD2" w14:paraId="5B0419FD" w14:textId="77777777">
        <w:tc>
          <w:tcPr>
            <w:tcW w:w="2041" w:type="dxa"/>
            <w:vMerge/>
          </w:tcPr>
          <w:p w14:paraId="2FEB4BD7" w14:textId="77777777" w:rsidR="00DA7AD2" w:rsidRDefault="00DA7AD2"/>
        </w:tc>
        <w:tc>
          <w:tcPr>
            <w:tcW w:w="3231" w:type="dxa"/>
          </w:tcPr>
          <w:p w14:paraId="70C93631" w14:textId="77777777" w:rsidR="00DA7AD2" w:rsidRDefault="00474115">
            <w:r>
              <w:rPr>
                <w:sz w:val="20"/>
              </w:rPr>
              <w:t>Penyedia AI: 4. Menyusun jawaban dari artikel terpilih.</w:t>
            </w:r>
          </w:p>
        </w:tc>
        <w:tc>
          <w:tcPr>
            <w:tcW w:w="3231" w:type="dxa"/>
          </w:tcPr>
          <w:p w14:paraId="7230F3C1" w14:textId="77777777" w:rsidR="00DA7AD2" w:rsidRDefault="00DA7AD2"/>
        </w:tc>
      </w:tr>
      <w:tr w:rsidR="00DA7AD2" w14:paraId="0CF7C050" w14:textId="77777777">
        <w:tc>
          <w:tcPr>
            <w:tcW w:w="2041" w:type="dxa"/>
            <w:vMerge/>
          </w:tcPr>
          <w:p w14:paraId="4765E7E2" w14:textId="77777777" w:rsidR="00DA7AD2" w:rsidRDefault="00DA7AD2"/>
        </w:tc>
        <w:tc>
          <w:tcPr>
            <w:tcW w:w="3231" w:type="dxa"/>
          </w:tcPr>
          <w:p w14:paraId="2B7DB54D" w14:textId="77777777" w:rsidR="00DA7AD2" w:rsidRDefault="00DA7AD2"/>
        </w:tc>
        <w:tc>
          <w:tcPr>
            <w:tcW w:w="3231" w:type="dxa"/>
          </w:tcPr>
          <w:p w14:paraId="10A1098A" w14:textId="77777777" w:rsidR="00DA7AD2" w:rsidRDefault="00474115">
            <w:r>
              <w:rPr>
                <w:sz w:val="20"/>
              </w:rPr>
              <w:t>5. Menghitung nilai keyakinan dan membandingkannya dengan ambang serta kata kunci eskalasi.</w:t>
            </w:r>
          </w:p>
        </w:tc>
      </w:tr>
      <w:tr w:rsidR="00DA7AD2" w14:paraId="7D8CA7B2" w14:textId="77777777">
        <w:tc>
          <w:tcPr>
            <w:tcW w:w="2041" w:type="dxa"/>
            <w:vMerge/>
          </w:tcPr>
          <w:p w14:paraId="179973FD" w14:textId="77777777" w:rsidR="00DA7AD2" w:rsidRDefault="00DA7AD2"/>
        </w:tc>
        <w:tc>
          <w:tcPr>
            <w:tcW w:w="3231" w:type="dxa"/>
          </w:tcPr>
          <w:p w14:paraId="750369DA" w14:textId="77777777" w:rsidR="00DA7AD2" w:rsidRDefault="00DA7AD2"/>
        </w:tc>
        <w:tc>
          <w:tcPr>
            <w:tcW w:w="3231" w:type="dxa"/>
          </w:tcPr>
          <w:p w14:paraId="1F00D233" w14:textId="77777777" w:rsidR="00DA7AD2" w:rsidRDefault="00474115">
            <w:r>
              <w:rPr>
                <w:sz w:val="20"/>
              </w:rPr>
              <w:t>6. Menilai pesan keluar dengan mesin anti-ban dan memasukkannya ke antrean keluar.</w:t>
            </w:r>
          </w:p>
        </w:tc>
      </w:tr>
      <w:tr w:rsidR="00DA7AD2" w14:paraId="05B2E890" w14:textId="77777777">
        <w:tc>
          <w:tcPr>
            <w:tcW w:w="2041" w:type="dxa"/>
            <w:vMerge/>
          </w:tcPr>
          <w:p w14:paraId="180A4836" w14:textId="77777777" w:rsidR="00DA7AD2" w:rsidRDefault="00DA7AD2"/>
        </w:tc>
        <w:tc>
          <w:tcPr>
            <w:tcW w:w="3231" w:type="dxa"/>
          </w:tcPr>
          <w:p w14:paraId="5D80EC59" w14:textId="77777777" w:rsidR="00DA7AD2" w:rsidRDefault="00474115">
            <w:r>
              <w:rPr>
                <w:sz w:val="20"/>
              </w:rPr>
              <w:t>WhatsApp Web: 7. Mengirim balasan beserta sumber ke pelanggan.</w:t>
            </w:r>
          </w:p>
        </w:tc>
        <w:tc>
          <w:tcPr>
            <w:tcW w:w="3231" w:type="dxa"/>
          </w:tcPr>
          <w:p w14:paraId="35F7FD08" w14:textId="77777777" w:rsidR="00DA7AD2" w:rsidRDefault="00DA7AD2"/>
        </w:tc>
      </w:tr>
      <w:tr w:rsidR="00DA7AD2" w14:paraId="391AB7B0" w14:textId="77777777">
        <w:tc>
          <w:tcPr>
            <w:tcW w:w="2041" w:type="dxa"/>
            <w:vMerge/>
          </w:tcPr>
          <w:p w14:paraId="3B9088D2" w14:textId="77777777" w:rsidR="00DA7AD2" w:rsidRDefault="00DA7AD2"/>
        </w:tc>
        <w:tc>
          <w:tcPr>
            <w:tcW w:w="3231" w:type="dxa"/>
          </w:tcPr>
          <w:p w14:paraId="32DDB615" w14:textId="77777777" w:rsidR="00DA7AD2" w:rsidRDefault="00DA7AD2"/>
        </w:tc>
        <w:tc>
          <w:tcPr>
            <w:tcW w:w="3231" w:type="dxa"/>
          </w:tcPr>
          <w:p w14:paraId="7E9F1CA4" w14:textId="77777777" w:rsidR="00DA7AD2" w:rsidRDefault="00474115">
            <w:r>
              <w:rPr>
                <w:sz w:val="20"/>
              </w:rPr>
              <w:t>8. Mencatat jejak keputusan AI dan metrik harian.</w:t>
            </w:r>
          </w:p>
        </w:tc>
      </w:tr>
      <w:tr w:rsidR="00DA7AD2" w14:paraId="5573CE7F" w14:textId="77777777">
        <w:tc>
          <w:tcPr>
            <w:tcW w:w="2041" w:type="dxa"/>
            <w:shd w:val="clear" w:color="auto" w:fill="EDEDED"/>
          </w:tcPr>
          <w:p w14:paraId="5105BB5F" w14:textId="77777777" w:rsidR="00DA7AD2" w:rsidRDefault="00474115">
            <w:r>
              <w:rPr>
                <w:b/>
                <w:sz w:val="20"/>
              </w:rPr>
              <w:t>Post Condition</w:t>
            </w:r>
          </w:p>
        </w:tc>
        <w:tc>
          <w:tcPr>
            <w:tcW w:w="6462" w:type="dxa"/>
            <w:gridSpan w:val="2"/>
          </w:tcPr>
          <w:p w14:paraId="63F1FC95" w14:textId="77777777" w:rsidR="00DA7AD2" w:rsidRDefault="00474115">
            <w:r>
              <w:rPr>
                <w:sz w:val="20"/>
              </w:rPr>
              <w:t>Balasan bersumber terkirim atau percakapan dialihkan ke agen; jejak keputusan AI tersimpan.</w:t>
            </w:r>
          </w:p>
        </w:tc>
      </w:tr>
      <w:tr w:rsidR="00DA7AD2" w14:paraId="59CF7500" w14:textId="77777777">
        <w:tc>
          <w:tcPr>
            <w:tcW w:w="2041" w:type="dxa"/>
            <w:shd w:val="clear" w:color="auto" w:fill="EDEDED"/>
          </w:tcPr>
          <w:p w14:paraId="56C5CD54" w14:textId="77777777" w:rsidR="00DA7AD2" w:rsidRDefault="00474115">
            <w:r>
              <w:rPr>
                <w:b/>
                <w:sz w:val="20"/>
              </w:rPr>
              <w:t>Alternative Flow</w:t>
            </w:r>
          </w:p>
        </w:tc>
        <w:tc>
          <w:tcPr>
            <w:tcW w:w="6462" w:type="dxa"/>
            <w:gridSpan w:val="2"/>
          </w:tcPr>
          <w:p w14:paraId="7D62FEA1" w14:textId="77777777" w:rsidR="00DA7AD2" w:rsidRDefault="00474115">
            <w:r>
              <w:rPr>
                <w:sz w:val="20"/>
              </w:rPr>
              <w:t>A-1. Pada langkah 5, jika keyakinan di bawah ambang, terdapat kata kunci eskalasi ("admin", "komplain"), atau nada marah, sistem mengalihkan percakapan ke agen, AI berhenti membalas, dan mengirim pesan "Pertanyaan Anda kami teruskan ke admin". A-2. Pada langkah 6, jika keputusan anti-ban "tunda" atau "tahan", pesan disimpan di antrean keluar dan dicatat di Pusat Risiko.</w:t>
            </w:r>
          </w:p>
        </w:tc>
      </w:tr>
      <w:tr w:rsidR="00DA7AD2" w14:paraId="05475BCA" w14:textId="77777777">
        <w:tc>
          <w:tcPr>
            <w:tcW w:w="2041" w:type="dxa"/>
            <w:shd w:val="clear" w:color="auto" w:fill="EDEDED"/>
          </w:tcPr>
          <w:p w14:paraId="06C86D46" w14:textId="77777777" w:rsidR="00DA7AD2" w:rsidRDefault="00474115">
            <w:r>
              <w:rPr>
                <w:b/>
                <w:sz w:val="20"/>
              </w:rPr>
              <w:t>Error Condition</w:t>
            </w:r>
          </w:p>
        </w:tc>
        <w:tc>
          <w:tcPr>
            <w:tcW w:w="6462" w:type="dxa"/>
            <w:gridSpan w:val="2"/>
          </w:tcPr>
          <w:p w14:paraId="5214DBF6" w14:textId="77777777" w:rsidR="00DA7AD2" w:rsidRDefault="00474115">
            <w:r>
              <w:rPr>
                <w:sz w:val="20"/>
              </w:rPr>
              <w:t>Penyedia AI gagal/timeout: sistem beralih ke mode aturan bawaan. Tidak ada artikel yang relevan: percakapan dialihkan ke agen.</w:t>
            </w:r>
          </w:p>
        </w:tc>
      </w:tr>
    </w:tbl>
    <w:p w14:paraId="1D990BAF" w14:textId="77777777" w:rsidR="00DA7AD2" w:rsidRDefault="00DA7AD2">
      <w:pPr>
        <w:spacing w:after="80"/>
      </w:pPr>
    </w:p>
    <w:p w14:paraId="1361EE00" w14:textId="07FBAC55" w:rsidR="00DA7AD2" w:rsidRDefault="00474115">
      <w:pPr>
        <w:pStyle w:val="Caption"/>
        <w:keepNext/>
        <w:spacing w:before="120" w:after="160"/>
        <w:jc w:val="center"/>
      </w:pPr>
      <w:bookmarkStart w:id="66" w:name="_Toc242453099"/>
      <w:r>
        <w:t>Tabel 3.</w:t>
      </w:r>
      <w:fldSimple w:instr=" SEQ Tabel \* ARABIC ">
        <w:r w:rsidR="002E3237">
          <w:rPr>
            <w:noProof/>
          </w:rPr>
          <w:t>12</w:t>
        </w:r>
      </w:fldSimple>
      <w:r>
        <w:t xml:space="preserve"> Use Case Description UC-04 Mengelola Percakapan</w:t>
      </w:r>
      <w:bookmarkEnd w:id="66"/>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8"/>
        <w:gridCol w:w="3242"/>
        <w:gridCol w:w="3242"/>
      </w:tblGrid>
      <w:tr w:rsidR="00DA7AD2" w14:paraId="37F82520" w14:textId="77777777">
        <w:tc>
          <w:tcPr>
            <w:tcW w:w="2041" w:type="dxa"/>
            <w:shd w:val="clear" w:color="auto" w:fill="EDEDED"/>
          </w:tcPr>
          <w:p w14:paraId="2EF43D09" w14:textId="77777777" w:rsidR="00DA7AD2" w:rsidRDefault="00474115">
            <w:r>
              <w:rPr>
                <w:b/>
                <w:sz w:val="20"/>
              </w:rPr>
              <w:t>Nama Use Case</w:t>
            </w:r>
          </w:p>
        </w:tc>
        <w:tc>
          <w:tcPr>
            <w:tcW w:w="6462" w:type="dxa"/>
            <w:gridSpan w:val="2"/>
          </w:tcPr>
          <w:p w14:paraId="6AD63D3C" w14:textId="77777777" w:rsidR="00DA7AD2" w:rsidRDefault="00474115">
            <w:r>
              <w:rPr>
                <w:sz w:val="20"/>
              </w:rPr>
              <w:t>Mengelola Percakapan</w:t>
            </w:r>
          </w:p>
        </w:tc>
      </w:tr>
      <w:tr w:rsidR="00DA7AD2" w14:paraId="1F0A2989" w14:textId="77777777">
        <w:tc>
          <w:tcPr>
            <w:tcW w:w="2041" w:type="dxa"/>
            <w:shd w:val="clear" w:color="auto" w:fill="EDEDED"/>
          </w:tcPr>
          <w:p w14:paraId="45B51FE8" w14:textId="77777777" w:rsidR="00DA7AD2" w:rsidRDefault="00474115">
            <w:r>
              <w:rPr>
                <w:b/>
                <w:sz w:val="20"/>
              </w:rPr>
              <w:t>Nomor Use Case</w:t>
            </w:r>
          </w:p>
        </w:tc>
        <w:tc>
          <w:tcPr>
            <w:tcW w:w="6462" w:type="dxa"/>
            <w:gridSpan w:val="2"/>
          </w:tcPr>
          <w:p w14:paraId="5095D49B" w14:textId="77777777" w:rsidR="00DA7AD2" w:rsidRDefault="00474115">
            <w:r>
              <w:rPr>
                <w:sz w:val="20"/>
              </w:rPr>
              <w:t>UC-04</w:t>
            </w:r>
          </w:p>
        </w:tc>
      </w:tr>
      <w:tr w:rsidR="00DA7AD2" w14:paraId="00B81363" w14:textId="77777777">
        <w:tc>
          <w:tcPr>
            <w:tcW w:w="2041" w:type="dxa"/>
            <w:shd w:val="clear" w:color="auto" w:fill="EDEDED"/>
          </w:tcPr>
          <w:p w14:paraId="63E81D79" w14:textId="77777777" w:rsidR="00DA7AD2" w:rsidRDefault="00474115">
            <w:r>
              <w:rPr>
                <w:b/>
                <w:sz w:val="20"/>
              </w:rPr>
              <w:t>Aktor</w:t>
            </w:r>
          </w:p>
        </w:tc>
        <w:tc>
          <w:tcPr>
            <w:tcW w:w="6462" w:type="dxa"/>
            <w:gridSpan w:val="2"/>
          </w:tcPr>
          <w:p w14:paraId="5ABF8758" w14:textId="77777777" w:rsidR="00DA7AD2" w:rsidRDefault="00474115">
            <w:r>
              <w:rPr>
                <w:sz w:val="20"/>
              </w:rPr>
              <w:t>Agen/CS</w:t>
            </w:r>
          </w:p>
        </w:tc>
      </w:tr>
      <w:tr w:rsidR="00DA7AD2" w14:paraId="45FA734B" w14:textId="77777777">
        <w:tc>
          <w:tcPr>
            <w:tcW w:w="2041" w:type="dxa"/>
            <w:shd w:val="clear" w:color="auto" w:fill="EDEDED"/>
          </w:tcPr>
          <w:p w14:paraId="30CC7D54" w14:textId="77777777" w:rsidR="00DA7AD2" w:rsidRDefault="00474115">
            <w:r>
              <w:rPr>
                <w:b/>
                <w:sz w:val="20"/>
              </w:rPr>
              <w:t>Deskripsi Singkat</w:t>
            </w:r>
          </w:p>
        </w:tc>
        <w:tc>
          <w:tcPr>
            <w:tcW w:w="6462" w:type="dxa"/>
            <w:gridSpan w:val="2"/>
          </w:tcPr>
          <w:p w14:paraId="2FF0DA7B" w14:textId="77777777" w:rsidR="00DA7AD2" w:rsidRDefault="00474115">
            <w:r>
              <w:rPr>
                <w:sz w:val="20"/>
              </w:rPr>
              <w:t>Agen melihat percakapan dari nomor yang menjadi tanggung jawabnya, membaca jawaban AI beserta sumbernya, membalas, mengambil alih, atau menyelesaikan percakapan.</w:t>
            </w:r>
          </w:p>
        </w:tc>
      </w:tr>
      <w:tr w:rsidR="00DA7AD2" w14:paraId="29F98496" w14:textId="77777777">
        <w:tc>
          <w:tcPr>
            <w:tcW w:w="2041" w:type="dxa"/>
            <w:shd w:val="clear" w:color="auto" w:fill="EDEDED"/>
          </w:tcPr>
          <w:p w14:paraId="3425D4D5" w14:textId="77777777" w:rsidR="00DA7AD2" w:rsidRDefault="00474115">
            <w:r>
              <w:rPr>
                <w:b/>
                <w:sz w:val="20"/>
              </w:rPr>
              <w:t>Pre Condition</w:t>
            </w:r>
          </w:p>
        </w:tc>
        <w:tc>
          <w:tcPr>
            <w:tcW w:w="6462" w:type="dxa"/>
            <w:gridSpan w:val="2"/>
          </w:tcPr>
          <w:p w14:paraId="2A62C3AD" w14:textId="77777777" w:rsidR="00DA7AD2" w:rsidRDefault="00474115">
            <w:r>
              <w:rPr>
                <w:sz w:val="20"/>
              </w:rPr>
              <w:t>Agen telah login (include UC-01) dan memiliki akses minimal satu nomor WhatsApp.</w:t>
            </w:r>
          </w:p>
        </w:tc>
      </w:tr>
      <w:tr w:rsidR="00DA7AD2" w14:paraId="351606C6" w14:textId="77777777">
        <w:tc>
          <w:tcPr>
            <w:tcW w:w="2041" w:type="dxa"/>
            <w:vMerge w:val="restart"/>
            <w:shd w:val="clear" w:color="auto" w:fill="EDEDED"/>
          </w:tcPr>
          <w:p w14:paraId="646045EE" w14:textId="77777777" w:rsidR="00DA7AD2" w:rsidRDefault="00474115">
            <w:r>
              <w:rPr>
                <w:b/>
                <w:sz w:val="20"/>
              </w:rPr>
              <w:t>Basic Flow of Event</w:t>
            </w:r>
          </w:p>
        </w:tc>
        <w:tc>
          <w:tcPr>
            <w:tcW w:w="3231" w:type="dxa"/>
            <w:shd w:val="clear" w:color="auto" w:fill="D9D9D9"/>
          </w:tcPr>
          <w:p w14:paraId="5C67BAB0" w14:textId="77777777" w:rsidR="00DA7AD2" w:rsidRDefault="00474115">
            <w:pPr>
              <w:jc w:val="center"/>
            </w:pPr>
            <w:r>
              <w:rPr>
                <w:b/>
                <w:sz w:val="20"/>
              </w:rPr>
              <w:t>Aktor</w:t>
            </w:r>
          </w:p>
        </w:tc>
        <w:tc>
          <w:tcPr>
            <w:tcW w:w="3231" w:type="dxa"/>
            <w:shd w:val="clear" w:color="auto" w:fill="D9D9D9"/>
          </w:tcPr>
          <w:p w14:paraId="1271DC1D" w14:textId="77777777" w:rsidR="00DA7AD2" w:rsidRDefault="00474115">
            <w:pPr>
              <w:jc w:val="center"/>
            </w:pPr>
            <w:r>
              <w:rPr>
                <w:b/>
                <w:sz w:val="20"/>
              </w:rPr>
              <w:t>Sistem</w:t>
            </w:r>
          </w:p>
        </w:tc>
      </w:tr>
      <w:tr w:rsidR="00DA7AD2" w14:paraId="31B2B9D7" w14:textId="77777777">
        <w:tc>
          <w:tcPr>
            <w:tcW w:w="2041" w:type="dxa"/>
            <w:vMerge/>
          </w:tcPr>
          <w:p w14:paraId="290EA349" w14:textId="77777777" w:rsidR="00DA7AD2" w:rsidRDefault="00DA7AD2"/>
        </w:tc>
        <w:tc>
          <w:tcPr>
            <w:tcW w:w="3231" w:type="dxa"/>
          </w:tcPr>
          <w:p w14:paraId="319AFAB1" w14:textId="77777777" w:rsidR="00DA7AD2" w:rsidRDefault="00474115">
            <w:r>
              <w:rPr>
                <w:sz w:val="20"/>
              </w:rPr>
              <w:t>1. Memilih menu Kotak Masuk.</w:t>
            </w:r>
          </w:p>
        </w:tc>
        <w:tc>
          <w:tcPr>
            <w:tcW w:w="3231" w:type="dxa"/>
          </w:tcPr>
          <w:p w14:paraId="2190239B" w14:textId="77777777" w:rsidR="00DA7AD2" w:rsidRDefault="00DA7AD2"/>
        </w:tc>
      </w:tr>
      <w:tr w:rsidR="00DA7AD2" w14:paraId="2FA61C7C" w14:textId="77777777">
        <w:tc>
          <w:tcPr>
            <w:tcW w:w="2041" w:type="dxa"/>
            <w:vMerge/>
          </w:tcPr>
          <w:p w14:paraId="3090405A" w14:textId="77777777" w:rsidR="00DA7AD2" w:rsidRDefault="00DA7AD2"/>
        </w:tc>
        <w:tc>
          <w:tcPr>
            <w:tcW w:w="3231" w:type="dxa"/>
          </w:tcPr>
          <w:p w14:paraId="29018EF8" w14:textId="77777777" w:rsidR="00DA7AD2" w:rsidRDefault="00DA7AD2"/>
        </w:tc>
        <w:tc>
          <w:tcPr>
            <w:tcW w:w="3231" w:type="dxa"/>
          </w:tcPr>
          <w:p w14:paraId="3BD68481" w14:textId="77777777" w:rsidR="00DA7AD2" w:rsidRDefault="00474115">
            <w:r>
              <w:rPr>
                <w:sz w:val="20"/>
              </w:rPr>
              <w:t>2. Menampilkan daftar percakapan dari nomor yang diizinkan, diurutkan dari yang belum dibalas.</w:t>
            </w:r>
          </w:p>
        </w:tc>
      </w:tr>
      <w:tr w:rsidR="00DA7AD2" w14:paraId="49473C06" w14:textId="77777777">
        <w:tc>
          <w:tcPr>
            <w:tcW w:w="2041" w:type="dxa"/>
            <w:vMerge/>
          </w:tcPr>
          <w:p w14:paraId="129F8FCD" w14:textId="77777777" w:rsidR="00DA7AD2" w:rsidRDefault="00DA7AD2"/>
        </w:tc>
        <w:tc>
          <w:tcPr>
            <w:tcW w:w="3231" w:type="dxa"/>
          </w:tcPr>
          <w:p w14:paraId="0E5C5B48" w14:textId="77777777" w:rsidR="00DA7AD2" w:rsidRDefault="00474115">
            <w:r>
              <w:rPr>
                <w:sz w:val="20"/>
              </w:rPr>
              <w:t>3. Memilih satu percakapan.</w:t>
            </w:r>
          </w:p>
        </w:tc>
        <w:tc>
          <w:tcPr>
            <w:tcW w:w="3231" w:type="dxa"/>
          </w:tcPr>
          <w:p w14:paraId="0826884A" w14:textId="77777777" w:rsidR="00DA7AD2" w:rsidRDefault="00DA7AD2"/>
        </w:tc>
      </w:tr>
      <w:tr w:rsidR="00DA7AD2" w14:paraId="0943F669" w14:textId="77777777">
        <w:tc>
          <w:tcPr>
            <w:tcW w:w="2041" w:type="dxa"/>
            <w:vMerge/>
          </w:tcPr>
          <w:p w14:paraId="4CD69469" w14:textId="77777777" w:rsidR="00DA7AD2" w:rsidRDefault="00DA7AD2"/>
        </w:tc>
        <w:tc>
          <w:tcPr>
            <w:tcW w:w="3231" w:type="dxa"/>
          </w:tcPr>
          <w:p w14:paraId="5F085F01" w14:textId="77777777" w:rsidR="00DA7AD2" w:rsidRDefault="00DA7AD2"/>
        </w:tc>
        <w:tc>
          <w:tcPr>
            <w:tcW w:w="3231" w:type="dxa"/>
          </w:tcPr>
          <w:p w14:paraId="5F31818D" w14:textId="77777777" w:rsidR="00DA7AD2" w:rsidRDefault="00474115">
            <w:r>
              <w:rPr>
                <w:sz w:val="20"/>
              </w:rPr>
              <w:t>4. Menampilkan riwayat pesan, jawaban AI dan sumbernya, panel data pelanggan, serta jejak keputusan AI.</w:t>
            </w:r>
          </w:p>
        </w:tc>
      </w:tr>
      <w:tr w:rsidR="00DA7AD2" w14:paraId="031ADC35" w14:textId="77777777">
        <w:tc>
          <w:tcPr>
            <w:tcW w:w="2041" w:type="dxa"/>
            <w:vMerge/>
          </w:tcPr>
          <w:p w14:paraId="0F50DB1C" w14:textId="77777777" w:rsidR="00DA7AD2" w:rsidRDefault="00DA7AD2"/>
        </w:tc>
        <w:tc>
          <w:tcPr>
            <w:tcW w:w="3231" w:type="dxa"/>
          </w:tcPr>
          <w:p w14:paraId="2BF28728" w14:textId="77777777" w:rsidR="00DA7AD2" w:rsidRDefault="00474115">
            <w:r>
              <w:rPr>
                <w:sz w:val="20"/>
              </w:rPr>
              <w:t>5. Menekan "Ambil alih", mengetik balasan, lalu menekan "Kirim".</w:t>
            </w:r>
          </w:p>
        </w:tc>
        <w:tc>
          <w:tcPr>
            <w:tcW w:w="3231" w:type="dxa"/>
          </w:tcPr>
          <w:p w14:paraId="1237D609" w14:textId="77777777" w:rsidR="00DA7AD2" w:rsidRDefault="00DA7AD2"/>
        </w:tc>
      </w:tr>
      <w:tr w:rsidR="00DA7AD2" w14:paraId="1BFD2AE8" w14:textId="77777777">
        <w:tc>
          <w:tcPr>
            <w:tcW w:w="2041" w:type="dxa"/>
            <w:vMerge/>
          </w:tcPr>
          <w:p w14:paraId="387E94ED" w14:textId="77777777" w:rsidR="00DA7AD2" w:rsidRDefault="00DA7AD2"/>
        </w:tc>
        <w:tc>
          <w:tcPr>
            <w:tcW w:w="3231" w:type="dxa"/>
          </w:tcPr>
          <w:p w14:paraId="6B24205D" w14:textId="77777777" w:rsidR="00DA7AD2" w:rsidRDefault="00DA7AD2"/>
        </w:tc>
        <w:tc>
          <w:tcPr>
            <w:tcW w:w="3231" w:type="dxa"/>
          </w:tcPr>
          <w:p w14:paraId="63FA7F94" w14:textId="77777777" w:rsidR="00DA7AD2" w:rsidRDefault="00474115">
            <w:r>
              <w:rPr>
                <w:sz w:val="20"/>
              </w:rPr>
              <w:t>6. Menghentikan AI untuk percakapan ini, menilai pesan dengan anti-ban, dan mengirim balasan melalui antrean keluar.</w:t>
            </w:r>
          </w:p>
        </w:tc>
      </w:tr>
      <w:tr w:rsidR="00DA7AD2" w14:paraId="198BD1B8" w14:textId="77777777">
        <w:tc>
          <w:tcPr>
            <w:tcW w:w="2041" w:type="dxa"/>
            <w:vMerge/>
          </w:tcPr>
          <w:p w14:paraId="5A63CD76" w14:textId="77777777" w:rsidR="00DA7AD2" w:rsidRDefault="00DA7AD2"/>
        </w:tc>
        <w:tc>
          <w:tcPr>
            <w:tcW w:w="3231" w:type="dxa"/>
          </w:tcPr>
          <w:p w14:paraId="41CE1723" w14:textId="77777777" w:rsidR="00DA7AD2" w:rsidRDefault="00DA7AD2"/>
        </w:tc>
        <w:tc>
          <w:tcPr>
            <w:tcW w:w="3231" w:type="dxa"/>
          </w:tcPr>
          <w:p w14:paraId="1A5A6971" w14:textId="77777777" w:rsidR="00DA7AD2" w:rsidRDefault="00474115">
            <w:r>
              <w:rPr>
                <w:sz w:val="20"/>
              </w:rPr>
              <w:t>7. Memperbarui status percakapan, metrik waktu balas pertama, dan mencatat log audit.</w:t>
            </w:r>
          </w:p>
        </w:tc>
      </w:tr>
      <w:tr w:rsidR="00DA7AD2" w14:paraId="129934D1" w14:textId="77777777">
        <w:tc>
          <w:tcPr>
            <w:tcW w:w="2041" w:type="dxa"/>
            <w:shd w:val="clear" w:color="auto" w:fill="EDEDED"/>
          </w:tcPr>
          <w:p w14:paraId="23F94621" w14:textId="77777777" w:rsidR="00DA7AD2" w:rsidRDefault="00474115">
            <w:r>
              <w:rPr>
                <w:b/>
                <w:sz w:val="20"/>
              </w:rPr>
              <w:t>Post Condition</w:t>
            </w:r>
          </w:p>
        </w:tc>
        <w:tc>
          <w:tcPr>
            <w:tcW w:w="6462" w:type="dxa"/>
            <w:gridSpan w:val="2"/>
          </w:tcPr>
          <w:p w14:paraId="2D042200" w14:textId="77777777" w:rsidR="00DA7AD2" w:rsidRDefault="00474115">
            <w:r>
              <w:rPr>
                <w:sz w:val="20"/>
              </w:rPr>
              <w:t>Balasan terkirim, status percakapan dan metrik waktu balas diperbarui, log audit tercatat.</w:t>
            </w:r>
          </w:p>
        </w:tc>
      </w:tr>
      <w:tr w:rsidR="00DA7AD2" w14:paraId="5CC0496F" w14:textId="77777777">
        <w:tc>
          <w:tcPr>
            <w:tcW w:w="2041" w:type="dxa"/>
            <w:shd w:val="clear" w:color="auto" w:fill="EDEDED"/>
          </w:tcPr>
          <w:p w14:paraId="1A8BEF19" w14:textId="77777777" w:rsidR="00DA7AD2" w:rsidRDefault="00474115">
            <w:r>
              <w:rPr>
                <w:b/>
                <w:sz w:val="20"/>
              </w:rPr>
              <w:t>Alternative Flow</w:t>
            </w:r>
          </w:p>
        </w:tc>
        <w:tc>
          <w:tcPr>
            <w:tcW w:w="6462" w:type="dxa"/>
            <w:gridSpan w:val="2"/>
          </w:tcPr>
          <w:p w14:paraId="05605C44" w14:textId="77777777" w:rsidR="00DA7AD2" w:rsidRDefault="00474115">
            <w:r>
              <w:rPr>
                <w:sz w:val="20"/>
              </w:rPr>
              <w:t>A-1. Pada langkah 5, agen menekan "Selesaikan"; sistem mengubah status percakapan menjadi selesai. A-2. Agen menekan "Kembalikan ke AI"; sistem mengaktifkan kembali balasan AI untuk percakapan tersebut.</w:t>
            </w:r>
          </w:p>
        </w:tc>
      </w:tr>
      <w:tr w:rsidR="00DA7AD2" w14:paraId="79A88A3F" w14:textId="77777777">
        <w:tc>
          <w:tcPr>
            <w:tcW w:w="2041" w:type="dxa"/>
            <w:shd w:val="clear" w:color="auto" w:fill="EDEDED"/>
          </w:tcPr>
          <w:p w14:paraId="57CE1205" w14:textId="77777777" w:rsidR="00DA7AD2" w:rsidRDefault="00474115">
            <w:r>
              <w:rPr>
                <w:b/>
                <w:sz w:val="20"/>
              </w:rPr>
              <w:t>Error Condition</w:t>
            </w:r>
          </w:p>
        </w:tc>
        <w:tc>
          <w:tcPr>
            <w:tcW w:w="6462" w:type="dxa"/>
            <w:gridSpan w:val="2"/>
          </w:tcPr>
          <w:p w14:paraId="17963CD6" w14:textId="77777777" w:rsidR="00DA7AD2" w:rsidRDefault="00474115">
            <w:r>
              <w:rPr>
                <w:sz w:val="20"/>
              </w:rPr>
              <w:t>Agen membuka percakapan nomor yang tidak diizinkan: sistem menolak dengan "Anda tidak memiliki akses ke nomor ini". Pesan ditahan anti-ban: sistem menampilkan "Pesan ditunda oleh pengaman pengiriman".</w:t>
            </w:r>
          </w:p>
        </w:tc>
      </w:tr>
    </w:tbl>
    <w:p w14:paraId="51CC8F0B" w14:textId="77777777" w:rsidR="00DA7AD2" w:rsidRDefault="00DA7AD2">
      <w:pPr>
        <w:spacing w:after="80"/>
      </w:pPr>
    </w:p>
    <w:p w14:paraId="2F987216" w14:textId="04BB4B51" w:rsidR="00DA7AD2" w:rsidRDefault="00474115">
      <w:pPr>
        <w:pStyle w:val="Caption"/>
        <w:keepNext/>
        <w:spacing w:before="120" w:after="160"/>
        <w:jc w:val="center"/>
      </w:pPr>
      <w:bookmarkStart w:id="67" w:name="_Toc242453100"/>
      <w:r>
        <w:t>Tabel 3.</w:t>
      </w:r>
      <w:fldSimple w:instr=" SEQ Tabel \* ARABIC ">
        <w:r w:rsidR="002E3237">
          <w:rPr>
            <w:noProof/>
          </w:rPr>
          <w:t>13</w:t>
        </w:r>
      </w:fldSimple>
      <w:r>
        <w:t xml:space="preserve"> Use Case Description UC-05 Mengelola Prospek</w:t>
      </w:r>
      <w:bookmarkEnd w:id="67"/>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8"/>
        <w:gridCol w:w="3242"/>
        <w:gridCol w:w="3242"/>
      </w:tblGrid>
      <w:tr w:rsidR="00DA7AD2" w14:paraId="6B4587C0" w14:textId="77777777">
        <w:tc>
          <w:tcPr>
            <w:tcW w:w="2041" w:type="dxa"/>
            <w:shd w:val="clear" w:color="auto" w:fill="EDEDED"/>
          </w:tcPr>
          <w:p w14:paraId="065D8EB6" w14:textId="77777777" w:rsidR="00DA7AD2" w:rsidRDefault="00474115">
            <w:r>
              <w:rPr>
                <w:b/>
                <w:sz w:val="20"/>
              </w:rPr>
              <w:t>Nama Use Case</w:t>
            </w:r>
          </w:p>
        </w:tc>
        <w:tc>
          <w:tcPr>
            <w:tcW w:w="6462" w:type="dxa"/>
            <w:gridSpan w:val="2"/>
          </w:tcPr>
          <w:p w14:paraId="4E3891FD" w14:textId="77777777" w:rsidR="00DA7AD2" w:rsidRDefault="00474115">
            <w:r>
              <w:rPr>
                <w:sz w:val="20"/>
              </w:rPr>
              <w:t>Mengelola Prospek</w:t>
            </w:r>
          </w:p>
        </w:tc>
      </w:tr>
      <w:tr w:rsidR="00DA7AD2" w14:paraId="11657D79" w14:textId="77777777">
        <w:tc>
          <w:tcPr>
            <w:tcW w:w="2041" w:type="dxa"/>
            <w:shd w:val="clear" w:color="auto" w:fill="EDEDED"/>
          </w:tcPr>
          <w:p w14:paraId="6575BFB8" w14:textId="77777777" w:rsidR="00DA7AD2" w:rsidRDefault="00474115">
            <w:r>
              <w:rPr>
                <w:b/>
                <w:sz w:val="20"/>
              </w:rPr>
              <w:t>Nomor Use Case</w:t>
            </w:r>
          </w:p>
        </w:tc>
        <w:tc>
          <w:tcPr>
            <w:tcW w:w="6462" w:type="dxa"/>
            <w:gridSpan w:val="2"/>
          </w:tcPr>
          <w:p w14:paraId="7148D021" w14:textId="77777777" w:rsidR="00DA7AD2" w:rsidRDefault="00474115">
            <w:r>
              <w:rPr>
                <w:sz w:val="20"/>
              </w:rPr>
              <w:t>UC-05</w:t>
            </w:r>
          </w:p>
        </w:tc>
      </w:tr>
      <w:tr w:rsidR="00DA7AD2" w14:paraId="457A51C8" w14:textId="77777777">
        <w:tc>
          <w:tcPr>
            <w:tcW w:w="2041" w:type="dxa"/>
            <w:shd w:val="clear" w:color="auto" w:fill="EDEDED"/>
          </w:tcPr>
          <w:p w14:paraId="7D8B4B9E" w14:textId="77777777" w:rsidR="00DA7AD2" w:rsidRDefault="00474115">
            <w:r>
              <w:rPr>
                <w:b/>
                <w:sz w:val="20"/>
              </w:rPr>
              <w:t>Aktor</w:t>
            </w:r>
          </w:p>
        </w:tc>
        <w:tc>
          <w:tcPr>
            <w:tcW w:w="6462" w:type="dxa"/>
            <w:gridSpan w:val="2"/>
          </w:tcPr>
          <w:p w14:paraId="63E0E33C" w14:textId="77777777" w:rsidR="00DA7AD2" w:rsidRDefault="00474115">
            <w:r>
              <w:rPr>
                <w:sz w:val="20"/>
              </w:rPr>
              <w:t>Agen/CS</w:t>
            </w:r>
          </w:p>
        </w:tc>
      </w:tr>
      <w:tr w:rsidR="00DA7AD2" w14:paraId="3DDE454D" w14:textId="77777777">
        <w:tc>
          <w:tcPr>
            <w:tcW w:w="2041" w:type="dxa"/>
            <w:shd w:val="clear" w:color="auto" w:fill="EDEDED"/>
          </w:tcPr>
          <w:p w14:paraId="00A04F76" w14:textId="77777777" w:rsidR="00DA7AD2" w:rsidRDefault="00474115">
            <w:r>
              <w:rPr>
                <w:b/>
                <w:sz w:val="20"/>
              </w:rPr>
              <w:t>Deskripsi Singkat</w:t>
            </w:r>
          </w:p>
        </w:tc>
        <w:tc>
          <w:tcPr>
            <w:tcW w:w="6462" w:type="dxa"/>
            <w:gridSpan w:val="2"/>
          </w:tcPr>
          <w:p w14:paraId="21150144" w14:textId="77777777" w:rsidR="00DA7AD2" w:rsidRDefault="00474115">
            <w:r>
              <w:rPr>
                <w:sz w:val="20"/>
              </w:rPr>
              <w:t>Agen memantau calon siswa per tahap (baru, dihubungi, tertarik, penawaran, daftar, batal), melihat skor prioritas beserta rinciannya, memindahkan tahap, dan mencatat aktivitas tindak lanjut.</w:t>
            </w:r>
          </w:p>
        </w:tc>
      </w:tr>
      <w:tr w:rsidR="00DA7AD2" w14:paraId="63F99ACD" w14:textId="77777777">
        <w:tc>
          <w:tcPr>
            <w:tcW w:w="2041" w:type="dxa"/>
            <w:shd w:val="clear" w:color="auto" w:fill="EDEDED"/>
          </w:tcPr>
          <w:p w14:paraId="131577C6" w14:textId="77777777" w:rsidR="00DA7AD2" w:rsidRDefault="00474115">
            <w:r>
              <w:rPr>
                <w:b/>
                <w:sz w:val="20"/>
              </w:rPr>
              <w:t>Pre Condition</w:t>
            </w:r>
          </w:p>
        </w:tc>
        <w:tc>
          <w:tcPr>
            <w:tcW w:w="6462" w:type="dxa"/>
            <w:gridSpan w:val="2"/>
          </w:tcPr>
          <w:p w14:paraId="39A0AC2A" w14:textId="77777777" w:rsidR="00DA7AD2" w:rsidRDefault="00474115">
            <w:r>
              <w:rPr>
                <w:sz w:val="20"/>
              </w:rPr>
              <w:t>Agen telah login (include UC-01); terdapat prospek pada nomor yang diizinkan.</w:t>
            </w:r>
          </w:p>
        </w:tc>
      </w:tr>
      <w:tr w:rsidR="00DA7AD2" w14:paraId="09CE17FD" w14:textId="77777777">
        <w:tc>
          <w:tcPr>
            <w:tcW w:w="2041" w:type="dxa"/>
            <w:vMerge w:val="restart"/>
            <w:shd w:val="clear" w:color="auto" w:fill="EDEDED"/>
          </w:tcPr>
          <w:p w14:paraId="79B4989D" w14:textId="77777777" w:rsidR="00DA7AD2" w:rsidRDefault="00474115">
            <w:r>
              <w:rPr>
                <w:b/>
                <w:sz w:val="20"/>
              </w:rPr>
              <w:t>Basic Flow of Event</w:t>
            </w:r>
          </w:p>
        </w:tc>
        <w:tc>
          <w:tcPr>
            <w:tcW w:w="3231" w:type="dxa"/>
            <w:shd w:val="clear" w:color="auto" w:fill="D9D9D9"/>
          </w:tcPr>
          <w:p w14:paraId="204FBFB0" w14:textId="77777777" w:rsidR="00DA7AD2" w:rsidRDefault="00474115">
            <w:pPr>
              <w:jc w:val="center"/>
            </w:pPr>
            <w:r>
              <w:rPr>
                <w:b/>
                <w:sz w:val="20"/>
              </w:rPr>
              <w:t>Aktor</w:t>
            </w:r>
          </w:p>
        </w:tc>
        <w:tc>
          <w:tcPr>
            <w:tcW w:w="3231" w:type="dxa"/>
            <w:shd w:val="clear" w:color="auto" w:fill="D9D9D9"/>
          </w:tcPr>
          <w:p w14:paraId="2E799822" w14:textId="77777777" w:rsidR="00DA7AD2" w:rsidRDefault="00474115">
            <w:pPr>
              <w:jc w:val="center"/>
            </w:pPr>
            <w:r>
              <w:rPr>
                <w:b/>
                <w:sz w:val="20"/>
              </w:rPr>
              <w:t>Sistem</w:t>
            </w:r>
          </w:p>
        </w:tc>
      </w:tr>
      <w:tr w:rsidR="00DA7AD2" w14:paraId="4092090A" w14:textId="77777777">
        <w:tc>
          <w:tcPr>
            <w:tcW w:w="2041" w:type="dxa"/>
            <w:vMerge/>
          </w:tcPr>
          <w:p w14:paraId="427AEAE6" w14:textId="77777777" w:rsidR="00DA7AD2" w:rsidRDefault="00DA7AD2"/>
        </w:tc>
        <w:tc>
          <w:tcPr>
            <w:tcW w:w="3231" w:type="dxa"/>
          </w:tcPr>
          <w:p w14:paraId="009256EB" w14:textId="77777777" w:rsidR="00DA7AD2" w:rsidRDefault="00474115">
            <w:r>
              <w:rPr>
                <w:sz w:val="20"/>
              </w:rPr>
              <w:t>1. Memilih menu Prospek.</w:t>
            </w:r>
          </w:p>
        </w:tc>
        <w:tc>
          <w:tcPr>
            <w:tcW w:w="3231" w:type="dxa"/>
          </w:tcPr>
          <w:p w14:paraId="091D354A" w14:textId="77777777" w:rsidR="00DA7AD2" w:rsidRDefault="00DA7AD2"/>
        </w:tc>
      </w:tr>
      <w:tr w:rsidR="00DA7AD2" w14:paraId="778CD06F" w14:textId="77777777">
        <w:tc>
          <w:tcPr>
            <w:tcW w:w="2041" w:type="dxa"/>
            <w:vMerge/>
          </w:tcPr>
          <w:p w14:paraId="3D71899B" w14:textId="77777777" w:rsidR="00DA7AD2" w:rsidRDefault="00DA7AD2"/>
        </w:tc>
        <w:tc>
          <w:tcPr>
            <w:tcW w:w="3231" w:type="dxa"/>
          </w:tcPr>
          <w:p w14:paraId="47B8CDAF" w14:textId="77777777" w:rsidR="00DA7AD2" w:rsidRDefault="00DA7AD2"/>
        </w:tc>
        <w:tc>
          <w:tcPr>
            <w:tcW w:w="3231" w:type="dxa"/>
          </w:tcPr>
          <w:p w14:paraId="17B78C44" w14:textId="77777777" w:rsidR="00DA7AD2" w:rsidRDefault="00474115">
            <w:r>
              <w:rPr>
                <w:sz w:val="20"/>
              </w:rPr>
              <w:t>2. Menampilkan papan prospek per tahap, diurutkan berdasarkan skor prioritas.</w:t>
            </w:r>
          </w:p>
        </w:tc>
      </w:tr>
      <w:tr w:rsidR="00DA7AD2" w14:paraId="54EF8F16" w14:textId="77777777">
        <w:tc>
          <w:tcPr>
            <w:tcW w:w="2041" w:type="dxa"/>
            <w:vMerge/>
          </w:tcPr>
          <w:p w14:paraId="70253A51" w14:textId="77777777" w:rsidR="00DA7AD2" w:rsidRDefault="00DA7AD2"/>
        </w:tc>
        <w:tc>
          <w:tcPr>
            <w:tcW w:w="3231" w:type="dxa"/>
          </w:tcPr>
          <w:p w14:paraId="5F3B2957" w14:textId="77777777" w:rsidR="00DA7AD2" w:rsidRDefault="00474115">
            <w:r>
              <w:rPr>
                <w:sz w:val="20"/>
              </w:rPr>
              <w:t>3. Memilih kartu prospek.</w:t>
            </w:r>
          </w:p>
        </w:tc>
        <w:tc>
          <w:tcPr>
            <w:tcW w:w="3231" w:type="dxa"/>
          </w:tcPr>
          <w:p w14:paraId="7BADC871" w14:textId="77777777" w:rsidR="00DA7AD2" w:rsidRDefault="00DA7AD2"/>
        </w:tc>
      </w:tr>
      <w:tr w:rsidR="00DA7AD2" w14:paraId="2BEE3E8C" w14:textId="77777777">
        <w:tc>
          <w:tcPr>
            <w:tcW w:w="2041" w:type="dxa"/>
            <w:vMerge/>
          </w:tcPr>
          <w:p w14:paraId="05511863" w14:textId="77777777" w:rsidR="00DA7AD2" w:rsidRDefault="00DA7AD2"/>
        </w:tc>
        <w:tc>
          <w:tcPr>
            <w:tcW w:w="3231" w:type="dxa"/>
          </w:tcPr>
          <w:p w14:paraId="132135D4" w14:textId="77777777" w:rsidR="00DA7AD2" w:rsidRDefault="00DA7AD2"/>
        </w:tc>
        <w:tc>
          <w:tcPr>
            <w:tcW w:w="3231" w:type="dxa"/>
          </w:tcPr>
          <w:p w14:paraId="7C1AD1C4" w14:textId="77777777" w:rsidR="00DA7AD2" w:rsidRDefault="00474115">
            <w:r>
              <w:rPr>
                <w:sz w:val="20"/>
              </w:rPr>
              <w:t>4. Menampilkan detail prospek, rincian lima komponen skor, riwayat aktivitas, dan tautan ke percakapan.</w:t>
            </w:r>
          </w:p>
        </w:tc>
      </w:tr>
      <w:tr w:rsidR="00DA7AD2" w14:paraId="1562E458" w14:textId="77777777">
        <w:tc>
          <w:tcPr>
            <w:tcW w:w="2041" w:type="dxa"/>
            <w:vMerge/>
          </w:tcPr>
          <w:p w14:paraId="6DE23B60" w14:textId="77777777" w:rsidR="00DA7AD2" w:rsidRDefault="00DA7AD2"/>
        </w:tc>
        <w:tc>
          <w:tcPr>
            <w:tcW w:w="3231" w:type="dxa"/>
          </w:tcPr>
          <w:p w14:paraId="1B0CCCC3" w14:textId="77777777" w:rsidR="00DA7AD2" w:rsidRDefault="00474115">
            <w:r>
              <w:rPr>
                <w:sz w:val="20"/>
              </w:rPr>
              <w:t>5. Mengubah tahap, menambah catatan aktivitas, dan menetapkan tanggal tindak lanjut, lalu menekan "Simpan".</w:t>
            </w:r>
          </w:p>
        </w:tc>
        <w:tc>
          <w:tcPr>
            <w:tcW w:w="3231" w:type="dxa"/>
          </w:tcPr>
          <w:p w14:paraId="5518041E" w14:textId="77777777" w:rsidR="00DA7AD2" w:rsidRDefault="00DA7AD2"/>
        </w:tc>
      </w:tr>
      <w:tr w:rsidR="00DA7AD2" w14:paraId="2C66813C" w14:textId="77777777">
        <w:tc>
          <w:tcPr>
            <w:tcW w:w="2041" w:type="dxa"/>
            <w:vMerge/>
          </w:tcPr>
          <w:p w14:paraId="0DDEB799" w14:textId="77777777" w:rsidR="00DA7AD2" w:rsidRDefault="00DA7AD2"/>
        </w:tc>
        <w:tc>
          <w:tcPr>
            <w:tcW w:w="3231" w:type="dxa"/>
          </w:tcPr>
          <w:p w14:paraId="343621D4" w14:textId="77777777" w:rsidR="00DA7AD2" w:rsidRDefault="00DA7AD2"/>
        </w:tc>
        <w:tc>
          <w:tcPr>
            <w:tcW w:w="3231" w:type="dxa"/>
          </w:tcPr>
          <w:p w14:paraId="1BBC932A" w14:textId="77777777" w:rsidR="00DA7AD2" w:rsidRDefault="00474115">
            <w:r>
              <w:rPr>
                <w:sz w:val="20"/>
              </w:rPr>
              <w:t>6. Memvalidasi dan menyimpan perubahan, menghitung ulang skor, dan mencatat log audit.</w:t>
            </w:r>
          </w:p>
        </w:tc>
      </w:tr>
      <w:tr w:rsidR="00DA7AD2" w14:paraId="180312B1" w14:textId="77777777">
        <w:tc>
          <w:tcPr>
            <w:tcW w:w="2041" w:type="dxa"/>
            <w:shd w:val="clear" w:color="auto" w:fill="EDEDED"/>
          </w:tcPr>
          <w:p w14:paraId="73789F81" w14:textId="77777777" w:rsidR="00DA7AD2" w:rsidRDefault="00474115">
            <w:r>
              <w:rPr>
                <w:b/>
                <w:sz w:val="20"/>
              </w:rPr>
              <w:t>Post Condition</w:t>
            </w:r>
          </w:p>
        </w:tc>
        <w:tc>
          <w:tcPr>
            <w:tcW w:w="6462" w:type="dxa"/>
            <w:gridSpan w:val="2"/>
          </w:tcPr>
          <w:p w14:paraId="758C075B" w14:textId="77777777" w:rsidR="00DA7AD2" w:rsidRDefault="00474115">
            <w:r>
              <w:rPr>
                <w:sz w:val="20"/>
              </w:rPr>
              <w:t>Tahap prospek, catatan aktivitas, dan jadwal tindak lanjut tersimpan.</w:t>
            </w:r>
          </w:p>
        </w:tc>
      </w:tr>
      <w:tr w:rsidR="00DA7AD2" w14:paraId="402D9A2F" w14:textId="77777777">
        <w:tc>
          <w:tcPr>
            <w:tcW w:w="2041" w:type="dxa"/>
            <w:shd w:val="clear" w:color="auto" w:fill="EDEDED"/>
          </w:tcPr>
          <w:p w14:paraId="48F0C1AE" w14:textId="77777777" w:rsidR="00DA7AD2" w:rsidRDefault="00474115">
            <w:r>
              <w:rPr>
                <w:b/>
                <w:sz w:val="20"/>
              </w:rPr>
              <w:t>Alternative Flow</w:t>
            </w:r>
          </w:p>
        </w:tc>
        <w:tc>
          <w:tcPr>
            <w:tcW w:w="6462" w:type="dxa"/>
            <w:gridSpan w:val="2"/>
          </w:tcPr>
          <w:p w14:paraId="5742FE96" w14:textId="77777777" w:rsidR="00DA7AD2" w:rsidRDefault="00474115">
            <w:r>
              <w:rPr>
                <w:sz w:val="20"/>
              </w:rPr>
              <w:t>A-1. Pada langkah 5, jika prospek dipindah ke "daftar", sistem menambah hitungan konversi pada metrik harian.</w:t>
            </w:r>
          </w:p>
        </w:tc>
      </w:tr>
      <w:tr w:rsidR="00DA7AD2" w14:paraId="611A06DA" w14:textId="77777777">
        <w:tc>
          <w:tcPr>
            <w:tcW w:w="2041" w:type="dxa"/>
            <w:shd w:val="clear" w:color="auto" w:fill="EDEDED"/>
          </w:tcPr>
          <w:p w14:paraId="3080C0D0" w14:textId="77777777" w:rsidR="00DA7AD2" w:rsidRDefault="00474115">
            <w:r>
              <w:rPr>
                <w:b/>
                <w:sz w:val="20"/>
              </w:rPr>
              <w:t>Error Condition</w:t>
            </w:r>
          </w:p>
        </w:tc>
        <w:tc>
          <w:tcPr>
            <w:tcW w:w="6462" w:type="dxa"/>
            <w:gridSpan w:val="2"/>
          </w:tcPr>
          <w:p w14:paraId="5671A6D4" w14:textId="77777777" w:rsidR="00DA7AD2" w:rsidRDefault="00474115">
            <w:r>
              <w:rPr>
                <w:sz w:val="20"/>
              </w:rPr>
              <w:t>Catatan aktivitas kosong: sistem menampilkan "Catatan wajib diisi".</w:t>
            </w:r>
          </w:p>
        </w:tc>
      </w:tr>
    </w:tbl>
    <w:p w14:paraId="3E85D25B" w14:textId="77777777" w:rsidR="00DA7AD2" w:rsidRDefault="00DA7AD2">
      <w:pPr>
        <w:spacing w:after="80"/>
      </w:pPr>
    </w:p>
    <w:p w14:paraId="2EE3BBE2" w14:textId="3599BF1B" w:rsidR="00DA7AD2" w:rsidRDefault="00474115">
      <w:pPr>
        <w:pStyle w:val="Caption"/>
        <w:keepNext/>
        <w:spacing w:before="120" w:after="160"/>
        <w:jc w:val="center"/>
      </w:pPr>
      <w:bookmarkStart w:id="68" w:name="_Toc242453101"/>
      <w:r>
        <w:t>Tabel 3.</w:t>
      </w:r>
      <w:fldSimple w:instr=" SEQ Tabel \* ARABIC ">
        <w:r w:rsidR="002E3237">
          <w:rPr>
            <w:noProof/>
          </w:rPr>
          <w:t>14</w:t>
        </w:r>
      </w:fldSimple>
      <w:r>
        <w:t xml:space="preserve"> Use Case Description UC-06 Mengelola Kontak Pelanggan</w:t>
      </w:r>
      <w:bookmarkEnd w:id="68"/>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8"/>
        <w:gridCol w:w="3242"/>
        <w:gridCol w:w="3242"/>
      </w:tblGrid>
      <w:tr w:rsidR="00DA7AD2" w14:paraId="06C3C04A" w14:textId="77777777">
        <w:tc>
          <w:tcPr>
            <w:tcW w:w="2041" w:type="dxa"/>
            <w:shd w:val="clear" w:color="auto" w:fill="EDEDED"/>
          </w:tcPr>
          <w:p w14:paraId="71ABAA3C" w14:textId="77777777" w:rsidR="00DA7AD2" w:rsidRDefault="00474115">
            <w:r>
              <w:rPr>
                <w:b/>
                <w:sz w:val="20"/>
              </w:rPr>
              <w:t>Nama Use Case</w:t>
            </w:r>
          </w:p>
        </w:tc>
        <w:tc>
          <w:tcPr>
            <w:tcW w:w="6462" w:type="dxa"/>
            <w:gridSpan w:val="2"/>
          </w:tcPr>
          <w:p w14:paraId="61AEB788" w14:textId="77777777" w:rsidR="00DA7AD2" w:rsidRDefault="00474115">
            <w:r>
              <w:rPr>
                <w:sz w:val="20"/>
              </w:rPr>
              <w:t>Mengelola Kontak Pelanggan</w:t>
            </w:r>
          </w:p>
        </w:tc>
      </w:tr>
      <w:tr w:rsidR="00DA7AD2" w14:paraId="423FFE00" w14:textId="77777777">
        <w:tc>
          <w:tcPr>
            <w:tcW w:w="2041" w:type="dxa"/>
            <w:shd w:val="clear" w:color="auto" w:fill="EDEDED"/>
          </w:tcPr>
          <w:p w14:paraId="1EB48F3B" w14:textId="77777777" w:rsidR="00DA7AD2" w:rsidRDefault="00474115">
            <w:r>
              <w:rPr>
                <w:b/>
                <w:sz w:val="20"/>
              </w:rPr>
              <w:t>Nomor Use Case</w:t>
            </w:r>
          </w:p>
        </w:tc>
        <w:tc>
          <w:tcPr>
            <w:tcW w:w="6462" w:type="dxa"/>
            <w:gridSpan w:val="2"/>
          </w:tcPr>
          <w:p w14:paraId="0FE794B1" w14:textId="77777777" w:rsidR="00DA7AD2" w:rsidRDefault="00474115">
            <w:r>
              <w:rPr>
                <w:sz w:val="20"/>
              </w:rPr>
              <w:t>UC-06</w:t>
            </w:r>
          </w:p>
        </w:tc>
      </w:tr>
      <w:tr w:rsidR="00DA7AD2" w14:paraId="289A9919" w14:textId="77777777">
        <w:tc>
          <w:tcPr>
            <w:tcW w:w="2041" w:type="dxa"/>
            <w:shd w:val="clear" w:color="auto" w:fill="EDEDED"/>
          </w:tcPr>
          <w:p w14:paraId="2C002C94" w14:textId="77777777" w:rsidR="00DA7AD2" w:rsidRDefault="00474115">
            <w:r>
              <w:rPr>
                <w:b/>
                <w:sz w:val="20"/>
              </w:rPr>
              <w:t>Aktor</w:t>
            </w:r>
          </w:p>
        </w:tc>
        <w:tc>
          <w:tcPr>
            <w:tcW w:w="6462" w:type="dxa"/>
            <w:gridSpan w:val="2"/>
          </w:tcPr>
          <w:p w14:paraId="1DBAF6CB" w14:textId="77777777" w:rsidR="00DA7AD2" w:rsidRDefault="00474115">
            <w:r>
              <w:rPr>
                <w:sz w:val="20"/>
              </w:rPr>
              <w:t>Agen/CS</w:t>
            </w:r>
          </w:p>
        </w:tc>
      </w:tr>
      <w:tr w:rsidR="00DA7AD2" w14:paraId="7FE5C124" w14:textId="77777777">
        <w:tc>
          <w:tcPr>
            <w:tcW w:w="2041" w:type="dxa"/>
            <w:shd w:val="clear" w:color="auto" w:fill="EDEDED"/>
          </w:tcPr>
          <w:p w14:paraId="4DF01545" w14:textId="77777777" w:rsidR="00DA7AD2" w:rsidRDefault="00474115">
            <w:r>
              <w:rPr>
                <w:b/>
                <w:sz w:val="20"/>
              </w:rPr>
              <w:t>Deskripsi Singkat</w:t>
            </w:r>
          </w:p>
        </w:tc>
        <w:tc>
          <w:tcPr>
            <w:tcW w:w="6462" w:type="dxa"/>
            <w:gridSpan w:val="2"/>
          </w:tcPr>
          <w:p w14:paraId="0E6CD2F5" w14:textId="77777777" w:rsidR="00DA7AD2" w:rsidRDefault="00474115">
            <w:r>
              <w:rPr>
                <w:sz w:val="20"/>
              </w:rPr>
              <w:t>Agen mencari dan memperbarui data kontak calon siswa (nama, jenjang, kelas, mata pelajaran, kota, sumber, label).</w:t>
            </w:r>
          </w:p>
        </w:tc>
      </w:tr>
      <w:tr w:rsidR="00DA7AD2" w14:paraId="7D6EAC23" w14:textId="77777777">
        <w:tc>
          <w:tcPr>
            <w:tcW w:w="2041" w:type="dxa"/>
            <w:shd w:val="clear" w:color="auto" w:fill="EDEDED"/>
          </w:tcPr>
          <w:p w14:paraId="2C2F6E80" w14:textId="77777777" w:rsidR="00DA7AD2" w:rsidRDefault="00474115">
            <w:r>
              <w:rPr>
                <w:b/>
                <w:sz w:val="20"/>
              </w:rPr>
              <w:t>Pre Condition</w:t>
            </w:r>
          </w:p>
        </w:tc>
        <w:tc>
          <w:tcPr>
            <w:tcW w:w="6462" w:type="dxa"/>
            <w:gridSpan w:val="2"/>
          </w:tcPr>
          <w:p w14:paraId="32AEF80C" w14:textId="77777777" w:rsidR="00DA7AD2" w:rsidRDefault="00474115">
            <w:r>
              <w:rPr>
                <w:sz w:val="20"/>
              </w:rPr>
              <w:t>Agen telah login (include UC-01).</w:t>
            </w:r>
          </w:p>
        </w:tc>
      </w:tr>
      <w:tr w:rsidR="00DA7AD2" w14:paraId="6EFFC54B" w14:textId="77777777">
        <w:tc>
          <w:tcPr>
            <w:tcW w:w="2041" w:type="dxa"/>
            <w:vMerge w:val="restart"/>
            <w:shd w:val="clear" w:color="auto" w:fill="EDEDED"/>
          </w:tcPr>
          <w:p w14:paraId="19CEBB5F" w14:textId="77777777" w:rsidR="00DA7AD2" w:rsidRDefault="00474115">
            <w:r>
              <w:rPr>
                <w:b/>
                <w:sz w:val="20"/>
              </w:rPr>
              <w:t>Basic Flow of Event</w:t>
            </w:r>
          </w:p>
        </w:tc>
        <w:tc>
          <w:tcPr>
            <w:tcW w:w="3231" w:type="dxa"/>
            <w:shd w:val="clear" w:color="auto" w:fill="D9D9D9"/>
          </w:tcPr>
          <w:p w14:paraId="2AF6DA58" w14:textId="77777777" w:rsidR="00DA7AD2" w:rsidRDefault="00474115">
            <w:pPr>
              <w:jc w:val="center"/>
            </w:pPr>
            <w:r>
              <w:rPr>
                <w:b/>
                <w:sz w:val="20"/>
              </w:rPr>
              <w:t>Aktor</w:t>
            </w:r>
          </w:p>
        </w:tc>
        <w:tc>
          <w:tcPr>
            <w:tcW w:w="3231" w:type="dxa"/>
            <w:shd w:val="clear" w:color="auto" w:fill="D9D9D9"/>
          </w:tcPr>
          <w:p w14:paraId="5B232999" w14:textId="77777777" w:rsidR="00DA7AD2" w:rsidRDefault="00474115">
            <w:pPr>
              <w:jc w:val="center"/>
            </w:pPr>
            <w:r>
              <w:rPr>
                <w:b/>
                <w:sz w:val="20"/>
              </w:rPr>
              <w:t>Sistem</w:t>
            </w:r>
          </w:p>
        </w:tc>
      </w:tr>
      <w:tr w:rsidR="00DA7AD2" w14:paraId="1986D562" w14:textId="77777777">
        <w:tc>
          <w:tcPr>
            <w:tcW w:w="2041" w:type="dxa"/>
            <w:vMerge/>
          </w:tcPr>
          <w:p w14:paraId="6540D1F8" w14:textId="77777777" w:rsidR="00DA7AD2" w:rsidRDefault="00DA7AD2"/>
        </w:tc>
        <w:tc>
          <w:tcPr>
            <w:tcW w:w="3231" w:type="dxa"/>
          </w:tcPr>
          <w:p w14:paraId="02C3FD60" w14:textId="77777777" w:rsidR="00DA7AD2" w:rsidRDefault="00474115">
            <w:r>
              <w:rPr>
                <w:sz w:val="20"/>
              </w:rPr>
              <w:t>1. Memilih menu Kontak dan mengetik kata kunci pencarian.</w:t>
            </w:r>
          </w:p>
        </w:tc>
        <w:tc>
          <w:tcPr>
            <w:tcW w:w="3231" w:type="dxa"/>
          </w:tcPr>
          <w:p w14:paraId="33DBFD07" w14:textId="77777777" w:rsidR="00DA7AD2" w:rsidRDefault="00DA7AD2"/>
        </w:tc>
      </w:tr>
      <w:tr w:rsidR="00DA7AD2" w14:paraId="08DB877A" w14:textId="77777777">
        <w:tc>
          <w:tcPr>
            <w:tcW w:w="2041" w:type="dxa"/>
            <w:vMerge/>
          </w:tcPr>
          <w:p w14:paraId="64B4C0EE" w14:textId="77777777" w:rsidR="00DA7AD2" w:rsidRDefault="00DA7AD2"/>
        </w:tc>
        <w:tc>
          <w:tcPr>
            <w:tcW w:w="3231" w:type="dxa"/>
          </w:tcPr>
          <w:p w14:paraId="055A4A60" w14:textId="77777777" w:rsidR="00DA7AD2" w:rsidRDefault="00DA7AD2"/>
        </w:tc>
        <w:tc>
          <w:tcPr>
            <w:tcW w:w="3231" w:type="dxa"/>
          </w:tcPr>
          <w:p w14:paraId="73E3E52B" w14:textId="77777777" w:rsidR="00DA7AD2" w:rsidRDefault="00474115">
            <w:r>
              <w:rPr>
                <w:sz w:val="20"/>
              </w:rPr>
              <w:t>2. Menampilkan daftar kontak yang sesuai.</w:t>
            </w:r>
          </w:p>
        </w:tc>
      </w:tr>
      <w:tr w:rsidR="00DA7AD2" w14:paraId="52B41046" w14:textId="77777777">
        <w:tc>
          <w:tcPr>
            <w:tcW w:w="2041" w:type="dxa"/>
            <w:vMerge/>
          </w:tcPr>
          <w:p w14:paraId="68E91987" w14:textId="77777777" w:rsidR="00DA7AD2" w:rsidRDefault="00DA7AD2"/>
        </w:tc>
        <w:tc>
          <w:tcPr>
            <w:tcW w:w="3231" w:type="dxa"/>
          </w:tcPr>
          <w:p w14:paraId="51853173" w14:textId="77777777" w:rsidR="00DA7AD2" w:rsidRDefault="00474115">
            <w:r>
              <w:rPr>
                <w:sz w:val="20"/>
              </w:rPr>
              <w:t>3. Memilih kontak, lalu menekan "Ubah".</w:t>
            </w:r>
          </w:p>
        </w:tc>
        <w:tc>
          <w:tcPr>
            <w:tcW w:w="3231" w:type="dxa"/>
          </w:tcPr>
          <w:p w14:paraId="7DC6E7B5" w14:textId="77777777" w:rsidR="00DA7AD2" w:rsidRDefault="00DA7AD2"/>
        </w:tc>
      </w:tr>
      <w:tr w:rsidR="00DA7AD2" w14:paraId="3D758EEB" w14:textId="77777777">
        <w:tc>
          <w:tcPr>
            <w:tcW w:w="2041" w:type="dxa"/>
            <w:vMerge/>
          </w:tcPr>
          <w:p w14:paraId="60E1417E" w14:textId="77777777" w:rsidR="00DA7AD2" w:rsidRDefault="00DA7AD2"/>
        </w:tc>
        <w:tc>
          <w:tcPr>
            <w:tcW w:w="3231" w:type="dxa"/>
          </w:tcPr>
          <w:p w14:paraId="3C9A667A" w14:textId="77777777" w:rsidR="00DA7AD2" w:rsidRDefault="00DA7AD2"/>
        </w:tc>
        <w:tc>
          <w:tcPr>
            <w:tcW w:w="3231" w:type="dxa"/>
          </w:tcPr>
          <w:p w14:paraId="0A5A18C9" w14:textId="77777777" w:rsidR="00DA7AD2" w:rsidRDefault="00474115">
            <w:r>
              <w:rPr>
                <w:sz w:val="20"/>
              </w:rPr>
              <w:t>4. Menampilkan form data kontak beserta riwayat percakapannya.</w:t>
            </w:r>
          </w:p>
        </w:tc>
      </w:tr>
      <w:tr w:rsidR="00DA7AD2" w14:paraId="16751C28" w14:textId="77777777">
        <w:tc>
          <w:tcPr>
            <w:tcW w:w="2041" w:type="dxa"/>
            <w:vMerge/>
          </w:tcPr>
          <w:p w14:paraId="61F8942D" w14:textId="77777777" w:rsidR="00DA7AD2" w:rsidRDefault="00DA7AD2"/>
        </w:tc>
        <w:tc>
          <w:tcPr>
            <w:tcW w:w="3231" w:type="dxa"/>
          </w:tcPr>
          <w:p w14:paraId="18597524" w14:textId="77777777" w:rsidR="00DA7AD2" w:rsidRDefault="00474115">
            <w:r>
              <w:rPr>
                <w:sz w:val="20"/>
              </w:rPr>
              <w:t>5. Memperbarui data dan menekan "Simpan".</w:t>
            </w:r>
          </w:p>
        </w:tc>
        <w:tc>
          <w:tcPr>
            <w:tcW w:w="3231" w:type="dxa"/>
          </w:tcPr>
          <w:p w14:paraId="3AEFA40B" w14:textId="77777777" w:rsidR="00DA7AD2" w:rsidRDefault="00DA7AD2"/>
        </w:tc>
      </w:tr>
      <w:tr w:rsidR="00DA7AD2" w14:paraId="6661FC5E" w14:textId="77777777">
        <w:tc>
          <w:tcPr>
            <w:tcW w:w="2041" w:type="dxa"/>
            <w:vMerge/>
          </w:tcPr>
          <w:p w14:paraId="25C5DC10" w14:textId="77777777" w:rsidR="00DA7AD2" w:rsidRDefault="00DA7AD2"/>
        </w:tc>
        <w:tc>
          <w:tcPr>
            <w:tcW w:w="3231" w:type="dxa"/>
          </w:tcPr>
          <w:p w14:paraId="329807C3" w14:textId="77777777" w:rsidR="00DA7AD2" w:rsidRDefault="00DA7AD2"/>
        </w:tc>
        <w:tc>
          <w:tcPr>
            <w:tcW w:w="3231" w:type="dxa"/>
          </w:tcPr>
          <w:p w14:paraId="0D6E954A" w14:textId="77777777" w:rsidR="00DA7AD2" w:rsidRDefault="00474115">
            <w:r>
              <w:rPr>
                <w:sz w:val="20"/>
              </w:rPr>
              <w:t>6. Memvalidasi data, menyimpan perubahan, dan mencatat log audit.</w:t>
            </w:r>
          </w:p>
        </w:tc>
      </w:tr>
      <w:tr w:rsidR="00DA7AD2" w14:paraId="0F75D26E" w14:textId="77777777">
        <w:tc>
          <w:tcPr>
            <w:tcW w:w="2041" w:type="dxa"/>
            <w:shd w:val="clear" w:color="auto" w:fill="EDEDED"/>
          </w:tcPr>
          <w:p w14:paraId="581B7CBC" w14:textId="77777777" w:rsidR="00DA7AD2" w:rsidRDefault="00474115">
            <w:r>
              <w:rPr>
                <w:b/>
                <w:sz w:val="20"/>
              </w:rPr>
              <w:t>Post Condition</w:t>
            </w:r>
          </w:p>
        </w:tc>
        <w:tc>
          <w:tcPr>
            <w:tcW w:w="6462" w:type="dxa"/>
            <w:gridSpan w:val="2"/>
          </w:tcPr>
          <w:p w14:paraId="318D294A" w14:textId="77777777" w:rsidR="00DA7AD2" w:rsidRDefault="00474115">
            <w:r>
              <w:rPr>
                <w:sz w:val="20"/>
              </w:rPr>
              <w:t>Data kontak terbaru tersimpan dan dipakai oleh AI serta skor prospek.</w:t>
            </w:r>
          </w:p>
        </w:tc>
      </w:tr>
      <w:tr w:rsidR="00DA7AD2" w14:paraId="74D0274A" w14:textId="77777777">
        <w:tc>
          <w:tcPr>
            <w:tcW w:w="2041" w:type="dxa"/>
            <w:shd w:val="clear" w:color="auto" w:fill="EDEDED"/>
          </w:tcPr>
          <w:p w14:paraId="36167192" w14:textId="77777777" w:rsidR="00DA7AD2" w:rsidRDefault="00474115">
            <w:r>
              <w:rPr>
                <w:b/>
                <w:sz w:val="20"/>
              </w:rPr>
              <w:t>Alternative Flow</w:t>
            </w:r>
          </w:p>
        </w:tc>
        <w:tc>
          <w:tcPr>
            <w:tcW w:w="6462" w:type="dxa"/>
            <w:gridSpan w:val="2"/>
          </w:tcPr>
          <w:p w14:paraId="160FBCF1" w14:textId="77777777" w:rsidR="00DA7AD2" w:rsidRDefault="00474115">
            <w:r>
              <w:rPr>
                <w:sz w:val="20"/>
              </w:rPr>
              <w:t>A-1. Pada langkah 3, jika kontak tidak ditemukan, sistem menampilkan "Kontak tidak ditemukan".</w:t>
            </w:r>
          </w:p>
        </w:tc>
      </w:tr>
      <w:tr w:rsidR="00DA7AD2" w14:paraId="398A1076" w14:textId="77777777">
        <w:tc>
          <w:tcPr>
            <w:tcW w:w="2041" w:type="dxa"/>
            <w:shd w:val="clear" w:color="auto" w:fill="EDEDED"/>
          </w:tcPr>
          <w:p w14:paraId="7080357F" w14:textId="77777777" w:rsidR="00DA7AD2" w:rsidRDefault="00474115">
            <w:r>
              <w:rPr>
                <w:b/>
                <w:sz w:val="20"/>
              </w:rPr>
              <w:t>Error Condition</w:t>
            </w:r>
          </w:p>
        </w:tc>
        <w:tc>
          <w:tcPr>
            <w:tcW w:w="6462" w:type="dxa"/>
            <w:gridSpan w:val="2"/>
          </w:tcPr>
          <w:p w14:paraId="01912D78" w14:textId="77777777" w:rsidR="00DA7AD2" w:rsidRDefault="00474115">
            <w:r>
              <w:rPr>
                <w:sz w:val="20"/>
              </w:rPr>
              <w:t>Format nomor WhatsApp tidak valid atau nomor sudah terdaftar: sistem menolak penyimpanan dan menandai kolom yang salah.</w:t>
            </w:r>
          </w:p>
        </w:tc>
      </w:tr>
    </w:tbl>
    <w:p w14:paraId="00A65DBB" w14:textId="77777777" w:rsidR="00DA7AD2" w:rsidRDefault="00DA7AD2">
      <w:pPr>
        <w:spacing w:after="80"/>
      </w:pPr>
    </w:p>
    <w:p w14:paraId="09668C3B" w14:textId="7F16DE0C" w:rsidR="00DA7AD2" w:rsidRDefault="00474115">
      <w:pPr>
        <w:pStyle w:val="Caption"/>
        <w:keepNext/>
        <w:spacing w:before="120" w:after="160"/>
        <w:jc w:val="center"/>
      </w:pPr>
      <w:bookmarkStart w:id="69" w:name="_Toc242453102"/>
      <w:r>
        <w:t>Tabel 3.</w:t>
      </w:r>
      <w:fldSimple w:instr=" SEQ Tabel \* ARABIC ">
        <w:r w:rsidR="002E3237">
          <w:rPr>
            <w:noProof/>
          </w:rPr>
          <w:t>15</w:t>
        </w:r>
      </w:fldSimple>
      <w:r>
        <w:t xml:space="preserve"> Use Case Description UC-07 Melihat Dasbor Pemantauan</w:t>
      </w:r>
      <w:bookmarkEnd w:id="69"/>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8"/>
        <w:gridCol w:w="3242"/>
        <w:gridCol w:w="3242"/>
      </w:tblGrid>
      <w:tr w:rsidR="00DA7AD2" w14:paraId="35611666" w14:textId="77777777">
        <w:tc>
          <w:tcPr>
            <w:tcW w:w="2041" w:type="dxa"/>
            <w:shd w:val="clear" w:color="auto" w:fill="EDEDED"/>
          </w:tcPr>
          <w:p w14:paraId="3E1E56E0" w14:textId="77777777" w:rsidR="00DA7AD2" w:rsidRDefault="00474115">
            <w:r>
              <w:rPr>
                <w:b/>
                <w:sz w:val="20"/>
              </w:rPr>
              <w:t>Nama Use Case</w:t>
            </w:r>
          </w:p>
        </w:tc>
        <w:tc>
          <w:tcPr>
            <w:tcW w:w="6462" w:type="dxa"/>
            <w:gridSpan w:val="2"/>
          </w:tcPr>
          <w:p w14:paraId="2CF7B17F" w14:textId="77777777" w:rsidR="00DA7AD2" w:rsidRDefault="00474115">
            <w:r>
              <w:rPr>
                <w:sz w:val="20"/>
              </w:rPr>
              <w:t>Melihat Dasbor Pemantauan</w:t>
            </w:r>
          </w:p>
        </w:tc>
      </w:tr>
      <w:tr w:rsidR="00DA7AD2" w14:paraId="040DB3FB" w14:textId="77777777">
        <w:tc>
          <w:tcPr>
            <w:tcW w:w="2041" w:type="dxa"/>
            <w:shd w:val="clear" w:color="auto" w:fill="EDEDED"/>
          </w:tcPr>
          <w:p w14:paraId="68A528E9" w14:textId="77777777" w:rsidR="00DA7AD2" w:rsidRDefault="00474115">
            <w:r>
              <w:rPr>
                <w:b/>
                <w:sz w:val="20"/>
              </w:rPr>
              <w:t>Nomor Use Case</w:t>
            </w:r>
          </w:p>
        </w:tc>
        <w:tc>
          <w:tcPr>
            <w:tcW w:w="6462" w:type="dxa"/>
            <w:gridSpan w:val="2"/>
          </w:tcPr>
          <w:p w14:paraId="231F5507" w14:textId="77777777" w:rsidR="00DA7AD2" w:rsidRDefault="00474115">
            <w:r>
              <w:rPr>
                <w:sz w:val="20"/>
              </w:rPr>
              <w:t>UC-07</w:t>
            </w:r>
          </w:p>
        </w:tc>
      </w:tr>
      <w:tr w:rsidR="00DA7AD2" w14:paraId="45C78BFF" w14:textId="77777777">
        <w:tc>
          <w:tcPr>
            <w:tcW w:w="2041" w:type="dxa"/>
            <w:shd w:val="clear" w:color="auto" w:fill="EDEDED"/>
          </w:tcPr>
          <w:p w14:paraId="1CBE4DC5" w14:textId="77777777" w:rsidR="00DA7AD2" w:rsidRDefault="00474115">
            <w:r>
              <w:rPr>
                <w:b/>
                <w:sz w:val="20"/>
              </w:rPr>
              <w:t>Aktor</w:t>
            </w:r>
          </w:p>
        </w:tc>
        <w:tc>
          <w:tcPr>
            <w:tcW w:w="6462" w:type="dxa"/>
            <w:gridSpan w:val="2"/>
          </w:tcPr>
          <w:p w14:paraId="4BBA5123" w14:textId="77777777" w:rsidR="00DA7AD2" w:rsidRDefault="00474115">
            <w:r>
              <w:rPr>
                <w:sz w:val="20"/>
              </w:rPr>
              <w:t>Supervisor, Administrator</w:t>
            </w:r>
          </w:p>
        </w:tc>
      </w:tr>
      <w:tr w:rsidR="00DA7AD2" w14:paraId="6B16B8CF" w14:textId="77777777">
        <w:tc>
          <w:tcPr>
            <w:tcW w:w="2041" w:type="dxa"/>
            <w:shd w:val="clear" w:color="auto" w:fill="EDEDED"/>
          </w:tcPr>
          <w:p w14:paraId="13529F24" w14:textId="77777777" w:rsidR="00DA7AD2" w:rsidRDefault="00474115">
            <w:r>
              <w:rPr>
                <w:b/>
                <w:sz w:val="20"/>
              </w:rPr>
              <w:t>Deskripsi Singkat</w:t>
            </w:r>
          </w:p>
        </w:tc>
        <w:tc>
          <w:tcPr>
            <w:tcW w:w="6462" w:type="dxa"/>
            <w:gridSpan w:val="2"/>
          </w:tcPr>
          <w:p w14:paraId="63AFD1F6" w14:textId="77777777" w:rsidR="00DA7AD2" w:rsidRDefault="00474115">
            <w:r>
              <w:rPr>
                <w:sz w:val="20"/>
              </w:rPr>
              <w:t>Pengguna memantau kinerja layanan per nomor WhatsApp: volume percakapan, waktu balas pertama, percakapan belum dibalas, balasan AI vs manusia, dan konversi pendaftaran.</w:t>
            </w:r>
          </w:p>
        </w:tc>
      </w:tr>
      <w:tr w:rsidR="00DA7AD2" w14:paraId="7C93E043" w14:textId="77777777">
        <w:tc>
          <w:tcPr>
            <w:tcW w:w="2041" w:type="dxa"/>
            <w:shd w:val="clear" w:color="auto" w:fill="EDEDED"/>
          </w:tcPr>
          <w:p w14:paraId="61BCD35C" w14:textId="77777777" w:rsidR="00DA7AD2" w:rsidRDefault="00474115">
            <w:r>
              <w:rPr>
                <w:b/>
                <w:sz w:val="20"/>
              </w:rPr>
              <w:t>Pre Condition</w:t>
            </w:r>
          </w:p>
        </w:tc>
        <w:tc>
          <w:tcPr>
            <w:tcW w:w="6462" w:type="dxa"/>
            <w:gridSpan w:val="2"/>
          </w:tcPr>
          <w:p w14:paraId="24055B7F" w14:textId="77777777" w:rsidR="00DA7AD2" w:rsidRDefault="00474115">
            <w:r>
              <w:rPr>
                <w:sz w:val="20"/>
              </w:rPr>
              <w:t>Pengguna telah login (include UC-01).</w:t>
            </w:r>
          </w:p>
        </w:tc>
      </w:tr>
      <w:tr w:rsidR="00DA7AD2" w14:paraId="0F7B6F68" w14:textId="77777777">
        <w:tc>
          <w:tcPr>
            <w:tcW w:w="2041" w:type="dxa"/>
            <w:vMerge w:val="restart"/>
            <w:shd w:val="clear" w:color="auto" w:fill="EDEDED"/>
          </w:tcPr>
          <w:p w14:paraId="500F7555" w14:textId="77777777" w:rsidR="00DA7AD2" w:rsidRDefault="00474115">
            <w:r>
              <w:rPr>
                <w:b/>
                <w:sz w:val="20"/>
              </w:rPr>
              <w:t>Basic Flow of Event</w:t>
            </w:r>
          </w:p>
        </w:tc>
        <w:tc>
          <w:tcPr>
            <w:tcW w:w="3231" w:type="dxa"/>
            <w:shd w:val="clear" w:color="auto" w:fill="D9D9D9"/>
          </w:tcPr>
          <w:p w14:paraId="7C15159E" w14:textId="77777777" w:rsidR="00DA7AD2" w:rsidRDefault="00474115">
            <w:pPr>
              <w:jc w:val="center"/>
            </w:pPr>
            <w:r>
              <w:rPr>
                <w:b/>
                <w:sz w:val="20"/>
              </w:rPr>
              <w:t>Aktor</w:t>
            </w:r>
          </w:p>
        </w:tc>
        <w:tc>
          <w:tcPr>
            <w:tcW w:w="3231" w:type="dxa"/>
            <w:shd w:val="clear" w:color="auto" w:fill="D9D9D9"/>
          </w:tcPr>
          <w:p w14:paraId="4FEB4323" w14:textId="77777777" w:rsidR="00DA7AD2" w:rsidRDefault="00474115">
            <w:pPr>
              <w:jc w:val="center"/>
            </w:pPr>
            <w:r>
              <w:rPr>
                <w:b/>
                <w:sz w:val="20"/>
              </w:rPr>
              <w:t>Sistem</w:t>
            </w:r>
          </w:p>
        </w:tc>
      </w:tr>
      <w:tr w:rsidR="00DA7AD2" w14:paraId="697AD4E3" w14:textId="77777777">
        <w:tc>
          <w:tcPr>
            <w:tcW w:w="2041" w:type="dxa"/>
            <w:vMerge/>
          </w:tcPr>
          <w:p w14:paraId="0D6DAC85" w14:textId="77777777" w:rsidR="00DA7AD2" w:rsidRDefault="00DA7AD2"/>
        </w:tc>
        <w:tc>
          <w:tcPr>
            <w:tcW w:w="3231" w:type="dxa"/>
          </w:tcPr>
          <w:p w14:paraId="43802596" w14:textId="77777777" w:rsidR="00DA7AD2" w:rsidRDefault="00474115">
            <w:r>
              <w:rPr>
                <w:sz w:val="20"/>
              </w:rPr>
              <w:t>1. Memilih menu Dasbor.</w:t>
            </w:r>
          </w:p>
        </w:tc>
        <w:tc>
          <w:tcPr>
            <w:tcW w:w="3231" w:type="dxa"/>
          </w:tcPr>
          <w:p w14:paraId="262EB8F8" w14:textId="77777777" w:rsidR="00DA7AD2" w:rsidRDefault="00DA7AD2"/>
        </w:tc>
      </w:tr>
      <w:tr w:rsidR="00DA7AD2" w14:paraId="1A6FF123" w14:textId="77777777">
        <w:tc>
          <w:tcPr>
            <w:tcW w:w="2041" w:type="dxa"/>
            <w:vMerge/>
          </w:tcPr>
          <w:p w14:paraId="2845FDA8" w14:textId="77777777" w:rsidR="00DA7AD2" w:rsidRDefault="00DA7AD2"/>
        </w:tc>
        <w:tc>
          <w:tcPr>
            <w:tcW w:w="3231" w:type="dxa"/>
          </w:tcPr>
          <w:p w14:paraId="2020CCCE" w14:textId="77777777" w:rsidR="00DA7AD2" w:rsidRDefault="00DA7AD2"/>
        </w:tc>
        <w:tc>
          <w:tcPr>
            <w:tcW w:w="3231" w:type="dxa"/>
          </w:tcPr>
          <w:p w14:paraId="255DCC36" w14:textId="77777777" w:rsidR="00DA7AD2" w:rsidRDefault="00474115">
            <w:r>
              <w:rPr>
                <w:sz w:val="20"/>
              </w:rPr>
              <w:t>2. Mengambil metrik harian seluruh nomor yang diizinkan dan menampilkan kartu ringkasan, grafik volume, serta status tiap nomor.</w:t>
            </w:r>
          </w:p>
        </w:tc>
      </w:tr>
      <w:tr w:rsidR="00DA7AD2" w14:paraId="62DB5CBC" w14:textId="77777777">
        <w:tc>
          <w:tcPr>
            <w:tcW w:w="2041" w:type="dxa"/>
            <w:vMerge/>
          </w:tcPr>
          <w:p w14:paraId="5382840F" w14:textId="77777777" w:rsidR="00DA7AD2" w:rsidRDefault="00DA7AD2"/>
        </w:tc>
        <w:tc>
          <w:tcPr>
            <w:tcW w:w="3231" w:type="dxa"/>
          </w:tcPr>
          <w:p w14:paraId="51112411" w14:textId="77777777" w:rsidR="00DA7AD2" w:rsidRDefault="00474115">
            <w:r>
              <w:rPr>
                <w:sz w:val="20"/>
              </w:rPr>
              <w:t>3. Memilih filter nomor dan periode.</w:t>
            </w:r>
          </w:p>
        </w:tc>
        <w:tc>
          <w:tcPr>
            <w:tcW w:w="3231" w:type="dxa"/>
          </w:tcPr>
          <w:p w14:paraId="19A17A3E" w14:textId="77777777" w:rsidR="00DA7AD2" w:rsidRDefault="00DA7AD2"/>
        </w:tc>
      </w:tr>
      <w:tr w:rsidR="00DA7AD2" w14:paraId="795FA36D" w14:textId="77777777">
        <w:tc>
          <w:tcPr>
            <w:tcW w:w="2041" w:type="dxa"/>
            <w:vMerge/>
          </w:tcPr>
          <w:p w14:paraId="14818BB0" w14:textId="77777777" w:rsidR="00DA7AD2" w:rsidRDefault="00DA7AD2"/>
        </w:tc>
        <w:tc>
          <w:tcPr>
            <w:tcW w:w="3231" w:type="dxa"/>
          </w:tcPr>
          <w:p w14:paraId="48D8AE49" w14:textId="77777777" w:rsidR="00DA7AD2" w:rsidRDefault="00DA7AD2"/>
        </w:tc>
        <w:tc>
          <w:tcPr>
            <w:tcW w:w="3231" w:type="dxa"/>
          </w:tcPr>
          <w:p w14:paraId="3BA30E12" w14:textId="77777777" w:rsidR="00DA7AD2" w:rsidRDefault="00474115">
            <w:r>
              <w:rPr>
                <w:sz w:val="20"/>
              </w:rPr>
              <w:t>4. Menghitung ulang metrik sesuai filter dan menampilkan hasilnya.</w:t>
            </w:r>
          </w:p>
        </w:tc>
      </w:tr>
      <w:tr w:rsidR="00DA7AD2" w14:paraId="7C069254" w14:textId="77777777">
        <w:tc>
          <w:tcPr>
            <w:tcW w:w="2041" w:type="dxa"/>
            <w:shd w:val="clear" w:color="auto" w:fill="EDEDED"/>
          </w:tcPr>
          <w:p w14:paraId="650D7319" w14:textId="77777777" w:rsidR="00DA7AD2" w:rsidRDefault="00474115">
            <w:r>
              <w:rPr>
                <w:b/>
                <w:sz w:val="20"/>
              </w:rPr>
              <w:t>Post Condition</w:t>
            </w:r>
          </w:p>
        </w:tc>
        <w:tc>
          <w:tcPr>
            <w:tcW w:w="6462" w:type="dxa"/>
            <w:gridSpan w:val="2"/>
          </w:tcPr>
          <w:p w14:paraId="50057281" w14:textId="77777777" w:rsidR="00DA7AD2" w:rsidRDefault="00474115">
            <w:r>
              <w:rPr>
                <w:sz w:val="20"/>
              </w:rPr>
              <w:t>Pengguna memperoleh ringkasan kinerja layanan sesuai filter.</w:t>
            </w:r>
          </w:p>
        </w:tc>
      </w:tr>
      <w:tr w:rsidR="00DA7AD2" w14:paraId="1DA315C1" w14:textId="77777777">
        <w:tc>
          <w:tcPr>
            <w:tcW w:w="2041" w:type="dxa"/>
            <w:shd w:val="clear" w:color="auto" w:fill="EDEDED"/>
          </w:tcPr>
          <w:p w14:paraId="2328AE0F" w14:textId="77777777" w:rsidR="00DA7AD2" w:rsidRDefault="00474115">
            <w:r>
              <w:rPr>
                <w:b/>
                <w:sz w:val="20"/>
              </w:rPr>
              <w:t>Alternative Flow</w:t>
            </w:r>
          </w:p>
        </w:tc>
        <w:tc>
          <w:tcPr>
            <w:tcW w:w="6462" w:type="dxa"/>
            <w:gridSpan w:val="2"/>
          </w:tcPr>
          <w:p w14:paraId="6AAA2D91" w14:textId="77777777" w:rsidR="00DA7AD2" w:rsidRDefault="00474115">
            <w:r>
              <w:rPr>
                <w:sz w:val="20"/>
              </w:rPr>
              <w:t>A-1. Pada langkah 3, pengguna memilih nomor tertentu atau rentang waktu (hari ini, 7 hari, 30 hari); sistem memperbarui grafik.</w:t>
            </w:r>
          </w:p>
        </w:tc>
      </w:tr>
      <w:tr w:rsidR="00DA7AD2" w14:paraId="12CB3C11" w14:textId="77777777">
        <w:tc>
          <w:tcPr>
            <w:tcW w:w="2041" w:type="dxa"/>
            <w:shd w:val="clear" w:color="auto" w:fill="EDEDED"/>
          </w:tcPr>
          <w:p w14:paraId="14864D2E" w14:textId="77777777" w:rsidR="00DA7AD2" w:rsidRDefault="00474115">
            <w:r>
              <w:rPr>
                <w:b/>
                <w:sz w:val="20"/>
              </w:rPr>
              <w:t>Error Condition</w:t>
            </w:r>
          </w:p>
        </w:tc>
        <w:tc>
          <w:tcPr>
            <w:tcW w:w="6462" w:type="dxa"/>
            <w:gridSpan w:val="2"/>
          </w:tcPr>
          <w:p w14:paraId="7F4B9CCC" w14:textId="77777777" w:rsidR="00DA7AD2" w:rsidRDefault="00474115">
            <w:r>
              <w:rPr>
                <w:sz w:val="20"/>
              </w:rPr>
              <w:t>Tidak ada data pada periode terpilih: sistem menampilkan "Belum ada data pada periode ini".</w:t>
            </w:r>
          </w:p>
        </w:tc>
      </w:tr>
    </w:tbl>
    <w:p w14:paraId="19CC18B1" w14:textId="77777777" w:rsidR="00DA7AD2" w:rsidRDefault="00DA7AD2">
      <w:pPr>
        <w:spacing w:after="80"/>
      </w:pPr>
    </w:p>
    <w:p w14:paraId="45DC00D6" w14:textId="450EDDA1" w:rsidR="00DA7AD2" w:rsidRDefault="00474115">
      <w:pPr>
        <w:pStyle w:val="Caption"/>
        <w:keepNext/>
        <w:spacing w:before="120" w:after="160"/>
        <w:jc w:val="center"/>
      </w:pPr>
      <w:bookmarkStart w:id="70" w:name="_Toc242453103"/>
      <w:r>
        <w:t>Tabel 3.</w:t>
      </w:r>
      <w:fldSimple w:instr=" SEQ Tabel \* ARABIC ">
        <w:r w:rsidR="002E3237">
          <w:rPr>
            <w:noProof/>
          </w:rPr>
          <w:t>16</w:t>
        </w:r>
      </w:fldSimple>
      <w:r>
        <w:t xml:space="preserve"> Use Case Description UC-08 Mengelola Nomor WhatsApp</w:t>
      </w:r>
      <w:bookmarkEnd w:id="70"/>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8"/>
        <w:gridCol w:w="3242"/>
        <w:gridCol w:w="3242"/>
      </w:tblGrid>
      <w:tr w:rsidR="00DA7AD2" w14:paraId="3A4C653E" w14:textId="77777777">
        <w:tc>
          <w:tcPr>
            <w:tcW w:w="2041" w:type="dxa"/>
            <w:shd w:val="clear" w:color="auto" w:fill="EDEDED"/>
          </w:tcPr>
          <w:p w14:paraId="2418F6F9" w14:textId="77777777" w:rsidR="00DA7AD2" w:rsidRDefault="00474115">
            <w:r>
              <w:rPr>
                <w:b/>
                <w:sz w:val="20"/>
              </w:rPr>
              <w:t>Nama Use Case</w:t>
            </w:r>
          </w:p>
        </w:tc>
        <w:tc>
          <w:tcPr>
            <w:tcW w:w="6462" w:type="dxa"/>
            <w:gridSpan w:val="2"/>
          </w:tcPr>
          <w:p w14:paraId="6CC77124" w14:textId="77777777" w:rsidR="00DA7AD2" w:rsidRDefault="00474115">
            <w:r>
              <w:rPr>
                <w:sz w:val="20"/>
              </w:rPr>
              <w:t>Mengelola Nomor WhatsApp</w:t>
            </w:r>
          </w:p>
        </w:tc>
      </w:tr>
      <w:tr w:rsidR="00DA7AD2" w14:paraId="74B39D9D" w14:textId="77777777">
        <w:tc>
          <w:tcPr>
            <w:tcW w:w="2041" w:type="dxa"/>
            <w:shd w:val="clear" w:color="auto" w:fill="EDEDED"/>
          </w:tcPr>
          <w:p w14:paraId="1FD4DC68" w14:textId="77777777" w:rsidR="00DA7AD2" w:rsidRDefault="00474115">
            <w:r>
              <w:rPr>
                <w:b/>
                <w:sz w:val="20"/>
              </w:rPr>
              <w:t>Nomor Use Case</w:t>
            </w:r>
          </w:p>
        </w:tc>
        <w:tc>
          <w:tcPr>
            <w:tcW w:w="6462" w:type="dxa"/>
            <w:gridSpan w:val="2"/>
          </w:tcPr>
          <w:p w14:paraId="4418564D" w14:textId="77777777" w:rsidR="00DA7AD2" w:rsidRDefault="00474115">
            <w:r>
              <w:rPr>
                <w:sz w:val="20"/>
              </w:rPr>
              <w:t>UC-08</w:t>
            </w:r>
          </w:p>
        </w:tc>
      </w:tr>
      <w:tr w:rsidR="00DA7AD2" w14:paraId="59D8594E" w14:textId="77777777">
        <w:tc>
          <w:tcPr>
            <w:tcW w:w="2041" w:type="dxa"/>
            <w:shd w:val="clear" w:color="auto" w:fill="EDEDED"/>
          </w:tcPr>
          <w:p w14:paraId="29B2817A" w14:textId="77777777" w:rsidR="00DA7AD2" w:rsidRDefault="00474115">
            <w:r>
              <w:rPr>
                <w:b/>
                <w:sz w:val="20"/>
              </w:rPr>
              <w:t>Aktor</w:t>
            </w:r>
          </w:p>
        </w:tc>
        <w:tc>
          <w:tcPr>
            <w:tcW w:w="6462" w:type="dxa"/>
            <w:gridSpan w:val="2"/>
          </w:tcPr>
          <w:p w14:paraId="401DFF4F" w14:textId="77777777" w:rsidR="00DA7AD2" w:rsidRDefault="00474115">
            <w:r>
              <w:rPr>
                <w:sz w:val="20"/>
              </w:rPr>
              <w:t>Administrator</w:t>
            </w:r>
          </w:p>
        </w:tc>
      </w:tr>
      <w:tr w:rsidR="00DA7AD2" w14:paraId="695CCCE8" w14:textId="77777777">
        <w:tc>
          <w:tcPr>
            <w:tcW w:w="2041" w:type="dxa"/>
            <w:shd w:val="clear" w:color="auto" w:fill="EDEDED"/>
          </w:tcPr>
          <w:p w14:paraId="5BE6FCD8" w14:textId="77777777" w:rsidR="00DA7AD2" w:rsidRDefault="00474115">
            <w:r>
              <w:rPr>
                <w:b/>
                <w:sz w:val="20"/>
              </w:rPr>
              <w:t>Deskripsi Singkat</w:t>
            </w:r>
          </w:p>
        </w:tc>
        <w:tc>
          <w:tcPr>
            <w:tcW w:w="6462" w:type="dxa"/>
            <w:gridSpan w:val="2"/>
          </w:tcPr>
          <w:p w14:paraId="477EDFCE" w14:textId="77777777" w:rsidR="00DA7AD2" w:rsidRDefault="00474115">
            <w:r>
              <w:rPr>
                <w:sz w:val="20"/>
              </w:rPr>
              <w:t>Administrator menambah nomor WhatsApp (label, nomor, tujuan admin/sales), menautkannya dengan memindai kode QR, memantau status sesi, dan memutus nomor.</w:t>
            </w:r>
          </w:p>
        </w:tc>
      </w:tr>
      <w:tr w:rsidR="00DA7AD2" w14:paraId="19C31C9E" w14:textId="77777777">
        <w:tc>
          <w:tcPr>
            <w:tcW w:w="2041" w:type="dxa"/>
            <w:shd w:val="clear" w:color="auto" w:fill="EDEDED"/>
          </w:tcPr>
          <w:p w14:paraId="282DCFC7" w14:textId="77777777" w:rsidR="00DA7AD2" w:rsidRDefault="00474115">
            <w:r>
              <w:rPr>
                <w:b/>
                <w:sz w:val="20"/>
              </w:rPr>
              <w:t>Pre Condition</w:t>
            </w:r>
          </w:p>
        </w:tc>
        <w:tc>
          <w:tcPr>
            <w:tcW w:w="6462" w:type="dxa"/>
            <w:gridSpan w:val="2"/>
          </w:tcPr>
          <w:p w14:paraId="0088C390" w14:textId="77777777" w:rsidR="00DA7AD2" w:rsidRDefault="00474115">
            <w:r>
              <w:rPr>
                <w:sz w:val="20"/>
              </w:rPr>
              <w:t>Administrator telah login (include UC-01) dan memegang ponsel dengan nomor yang akan ditautkan.</w:t>
            </w:r>
          </w:p>
        </w:tc>
      </w:tr>
      <w:tr w:rsidR="00DA7AD2" w14:paraId="37454010" w14:textId="77777777">
        <w:tc>
          <w:tcPr>
            <w:tcW w:w="2041" w:type="dxa"/>
            <w:vMerge w:val="restart"/>
            <w:shd w:val="clear" w:color="auto" w:fill="EDEDED"/>
          </w:tcPr>
          <w:p w14:paraId="6D2DA0CE" w14:textId="77777777" w:rsidR="00DA7AD2" w:rsidRDefault="00474115">
            <w:r>
              <w:rPr>
                <w:b/>
                <w:sz w:val="20"/>
              </w:rPr>
              <w:t>Basic Flow of Event</w:t>
            </w:r>
          </w:p>
        </w:tc>
        <w:tc>
          <w:tcPr>
            <w:tcW w:w="3231" w:type="dxa"/>
            <w:shd w:val="clear" w:color="auto" w:fill="D9D9D9"/>
          </w:tcPr>
          <w:p w14:paraId="0A7EE827" w14:textId="77777777" w:rsidR="00DA7AD2" w:rsidRDefault="00474115">
            <w:pPr>
              <w:jc w:val="center"/>
            </w:pPr>
            <w:r>
              <w:rPr>
                <w:b/>
                <w:sz w:val="20"/>
              </w:rPr>
              <w:t>Aktor</w:t>
            </w:r>
          </w:p>
        </w:tc>
        <w:tc>
          <w:tcPr>
            <w:tcW w:w="3231" w:type="dxa"/>
            <w:shd w:val="clear" w:color="auto" w:fill="D9D9D9"/>
          </w:tcPr>
          <w:p w14:paraId="419CCBDA" w14:textId="77777777" w:rsidR="00DA7AD2" w:rsidRDefault="00474115">
            <w:pPr>
              <w:jc w:val="center"/>
            </w:pPr>
            <w:r>
              <w:rPr>
                <w:b/>
                <w:sz w:val="20"/>
              </w:rPr>
              <w:t>Sistem</w:t>
            </w:r>
          </w:p>
        </w:tc>
      </w:tr>
      <w:tr w:rsidR="00DA7AD2" w14:paraId="1C93E291" w14:textId="77777777">
        <w:tc>
          <w:tcPr>
            <w:tcW w:w="2041" w:type="dxa"/>
            <w:vMerge/>
          </w:tcPr>
          <w:p w14:paraId="76B785CB" w14:textId="77777777" w:rsidR="00DA7AD2" w:rsidRDefault="00DA7AD2"/>
        </w:tc>
        <w:tc>
          <w:tcPr>
            <w:tcW w:w="3231" w:type="dxa"/>
          </w:tcPr>
          <w:p w14:paraId="7994B0BB" w14:textId="77777777" w:rsidR="00DA7AD2" w:rsidRDefault="00474115">
            <w:r>
              <w:rPr>
                <w:sz w:val="20"/>
              </w:rPr>
              <w:t>1. Memilih menu Nomor WhatsApp dan menekan "Tambah Nomor".</w:t>
            </w:r>
          </w:p>
        </w:tc>
        <w:tc>
          <w:tcPr>
            <w:tcW w:w="3231" w:type="dxa"/>
          </w:tcPr>
          <w:p w14:paraId="584CFD07" w14:textId="77777777" w:rsidR="00DA7AD2" w:rsidRDefault="00DA7AD2"/>
        </w:tc>
      </w:tr>
      <w:tr w:rsidR="00DA7AD2" w14:paraId="5B8B4A0A" w14:textId="77777777">
        <w:tc>
          <w:tcPr>
            <w:tcW w:w="2041" w:type="dxa"/>
            <w:vMerge/>
          </w:tcPr>
          <w:p w14:paraId="7067932A" w14:textId="77777777" w:rsidR="00DA7AD2" w:rsidRDefault="00DA7AD2"/>
        </w:tc>
        <w:tc>
          <w:tcPr>
            <w:tcW w:w="3231" w:type="dxa"/>
          </w:tcPr>
          <w:p w14:paraId="50859ED4" w14:textId="77777777" w:rsidR="00DA7AD2" w:rsidRDefault="00DA7AD2"/>
        </w:tc>
        <w:tc>
          <w:tcPr>
            <w:tcW w:w="3231" w:type="dxa"/>
          </w:tcPr>
          <w:p w14:paraId="312B0C80" w14:textId="77777777" w:rsidR="00DA7AD2" w:rsidRDefault="00474115">
            <w:r>
              <w:rPr>
                <w:sz w:val="20"/>
              </w:rPr>
              <w:t>2. Menampilkan form label, nomor, dan tujuan nomor.</w:t>
            </w:r>
          </w:p>
        </w:tc>
      </w:tr>
      <w:tr w:rsidR="00DA7AD2" w14:paraId="3A58F049" w14:textId="77777777">
        <w:tc>
          <w:tcPr>
            <w:tcW w:w="2041" w:type="dxa"/>
            <w:vMerge/>
          </w:tcPr>
          <w:p w14:paraId="09A43CAD" w14:textId="77777777" w:rsidR="00DA7AD2" w:rsidRDefault="00DA7AD2"/>
        </w:tc>
        <w:tc>
          <w:tcPr>
            <w:tcW w:w="3231" w:type="dxa"/>
          </w:tcPr>
          <w:p w14:paraId="7CB8608E" w14:textId="77777777" w:rsidR="00DA7AD2" w:rsidRDefault="00474115">
            <w:r>
              <w:rPr>
                <w:sz w:val="20"/>
              </w:rPr>
              <w:t>3. Mengisi form dan menekan "Tautkan".</w:t>
            </w:r>
          </w:p>
        </w:tc>
        <w:tc>
          <w:tcPr>
            <w:tcW w:w="3231" w:type="dxa"/>
          </w:tcPr>
          <w:p w14:paraId="485D3221" w14:textId="77777777" w:rsidR="00DA7AD2" w:rsidRDefault="00DA7AD2"/>
        </w:tc>
      </w:tr>
      <w:tr w:rsidR="00DA7AD2" w14:paraId="27DF1703" w14:textId="77777777">
        <w:tc>
          <w:tcPr>
            <w:tcW w:w="2041" w:type="dxa"/>
            <w:vMerge/>
          </w:tcPr>
          <w:p w14:paraId="0106E143" w14:textId="77777777" w:rsidR="00DA7AD2" w:rsidRDefault="00DA7AD2"/>
        </w:tc>
        <w:tc>
          <w:tcPr>
            <w:tcW w:w="3231" w:type="dxa"/>
          </w:tcPr>
          <w:p w14:paraId="7FFC786A" w14:textId="77777777" w:rsidR="00DA7AD2" w:rsidRDefault="00DA7AD2"/>
        </w:tc>
        <w:tc>
          <w:tcPr>
            <w:tcW w:w="3231" w:type="dxa"/>
          </w:tcPr>
          <w:p w14:paraId="13A479BE" w14:textId="77777777" w:rsidR="00DA7AD2" w:rsidRDefault="00474115">
            <w:r>
              <w:rPr>
                <w:sz w:val="20"/>
              </w:rPr>
              <w:t xml:space="preserve">4. Membuat sesi WhatsApp Web dan </w:t>
            </w:r>
            <w:r>
              <w:rPr>
                <w:sz w:val="20"/>
              </w:rPr>
              <w:lastRenderedPageBreak/>
              <w:t>menampilkan kode QR.</w:t>
            </w:r>
          </w:p>
        </w:tc>
      </w:tr>
      <w:tr w:rsidR="00DA7AD2" w14:paraId="4403608A" w14:textId="77777777">
        <w:tc>
          <w:tcPr>
            <w:tcW w:w="2041" w:type="dxa"/>
            <w:vMerge/>
          </w:tcPr>
          <w:p w14:paraId="34828F47" w14:textId="77777777" w:rsidR="00DA7AD2" w:rsidRDefault="00DA7AD2"/>
        </w:tc>
        <w:tc>
          <w:tcPr>
            <w:tcW w:w="3231" w:type="dxa"/>
          </w:tcPr>
          <w:p w14:paraId="0FBF71AF" w14:textId="77777777" w:rsidR="00DA7AD2" w:rsidRDefault="00474115">
            <w:r>
              <w:rPr>
                <w:sz w:val="20"/>
              </w:rPr>
              <w:t>5. Memindai kode QR dari aplikasi WhatsApp di ponsel.</w:t>
            </w:r>
          </w:p>
        </w:tc>
        <w:tc>
          <w:tcPr>
            <w:tcW w:w="3231" w:type="dxa"/>
          </w:tcPr>
          <w:p w14:paraId="3E7906B7" w14:textId="77777777" w:rsidR="00DA7AD2" w:rsidRDefault="00DA7AD2"/>
        </w:tc>
      </w:tr>
      <w:tr w:rsidR="00DA7AD2" w14:paraId="18552A3B" w14:textId="77777777">
        <w:tc>
          <w:tcPr>
            <w:tcW w:w="2041" w:type="dxa"/>
            <w:vMerge/>
          </w:tcPr>
          <w:p w14:paraId="509B619A" w14:textId="77777777" w:rsidR="00DA7AD2" w:rsidRDefault="00DA7AD2"/>
        </w:tc>
        <w:tc>
          <w:tcPr>
            <w:tcW w:w="3231" w:type="dxa"/>
          </w:tcPr>
          <w:p w14:paraId="73FC381E" w14:textId="77777777" w:rsidR="00DA7AD2" w:rsidRDefault="00DA7AD2"/>
        </w:tc>
        <w:tc>
          <w:tcPr>
            <w:tcW w:w="3231" w:type="dxa"/>
          </w:tcPr>
          <w:p w14:paraId="2E01DBAC" w14:textId="77777777" w:rsidR="00DA7AD2" w:rsidRDefault="00474115">
            <w:r>
              <w:rPr>
                <w:sz w:val="20"/>
              </w:rPr>
              <w:t>6. Menerima konfirmasi tertaut dari WhatsApp Web, menyimpan sesi, mengubah status menjadi tersambung, dan mencatat log audit.</w:t>
            </w:r>
          </w:p>
        </w:tc>
      </w:tr>
      <w:tr w:rsidR="00DA7AD2" w14:paraId="61F3B26E" w14:textId="77777777">
        <w:tc>
          <w:tcPr>
            <w:tcW w:w="2041" w:type="dxa"/>
            <w:shd w:val="clear" w:color="auto" w:fill="EDEDED"/>
          </w:tcPr>
          <w:p w14:paraId="1641DD9F" w14:textId="77777777" w:rsidR="00DA7AD2" w:rsidRDefault="00474115">
            <w:r>
              <w:rPr>
                <w:b/>
                <w:sz w:val="20"/>
              </w:rPr>
              <w:t>Post Condition</w:t>
            </w:r>
          </w:p>
        </w:tc>
        <w:tc>
          <w:tcPr>
            <w:tcW w:w="6462" w:type="dxa"/>
            <w:gridSpan w:val="2"/>
          </w:tcPr>
          <w:p w14:paraId="77DFDB79" w14:textId="77777777" w:rsidR="00DA7AD2" w:rsidRDefault="00474115">
            <w:r>
              <w:rPr>
                <w:sz w:val="20"/>
              </w:rPr>
              <w:t>Nomor berstatus tersambung dan pesannya masuk ke Kotak Masuk.</w:t>
            </w:r>
          </w:p>
        </w:tc>
      </w:tr>
      <w:tr w:rsidR="00DA7AD2" w14:paraId="4B340CD9" w14:textId="77777777">
        <w:tc>
          <w:tcPr>
            <w:tcW w:w="2041" w:type="dxa"/>
            <w:shd w:val="clear" w:color="auto" w:fill="EDEDED"/>
          </w:tcPr>
          <w:p w14:paraId="5D11215E" w14:textId="77777777" w:rsidR="00DA7AD2" w:rsidRDefault="00474115">
            <w:r>
              <w:rPr>
                <w:b/>
                <w:sz w:val="20"/>
              </w:rPr>
              <w:t>Alternative Flow</w:t>
            </w:r>
          </w:p>
        </w:tc>
        <w:tc>
          <w:tcPr>
            <w:tcW w:w="6462" w:type="dxa"/>
            <w:gridSpan w:val="2"/>
          </w:tcPr>
          <w:p w14:paraId="7539F334" w14:textId="77777777" w:rsidR="00DA7AD2" w:rsidRDefault="00474115">
            <w:r>
              <w:rPr>
                <w:sz w:val="20"/>
              </w:rPr>
              <w:t>A-1. Administrator menekan "Putuskan"; sistem mengakhiri sesi dan mengubah status menjadi terputus.</w:t>
            </w:r>
          </w:p>
        </w:tc>
      </w:tr>
      <w:tr w:rsidR="00DA7AD2" w14:paraId="0D84D1C5" w14:textId="77777777">
        <w:tc>
          <w:tcPr>
            <w:tcW w:w="2041" w:type="dxa"/>
            <w:shd w:val="clear" w:color="auto" w:fill="EDEDED"/>
          </w:tcPr>
          <w:p w14:paraId="26DDBD85" w14:textId="77777777" w:rsidR="00DA7AD2" w:rsidRDefault="00474115">
            <w:r>
              <w:rPr>
                <w:b/>
                <w:sz w:val="20"/>
              </w:rPr>
              <w:t>Error Condition</w:t>
            </w:r>
          </w:p>
        </w:tc>
        <w:tc>
          <w:tcPr>
            <w:tcW w:w="6462" w:type="dxa"/>
            <w:gridSpan w:val="2"/>
          </w:tcPr>
          <w:p w14:paraId="23BC653E" w14:textId="77777777" w:rsidR="00DA7AD2" w:rsidRDefault="00474115">
            <w:r>
              <w:rPr>
                <w:sz w:val="20"/>
              </w:rPr>
              <w:t>Kode QR kedaluwarsa (± 60 detik): sistem menampilkan "QR kedaluwarsa" dan tombol "Buat ulang QR". Penautan gagal: status "gagal tertaut" dan dicatat di Pusat Risiko.</w:t>
            </w:r>
          </w:p>
        </w:tc>
      </w:tr>
    </w:tbl>
    <w:p w14:paraId="3B7028AA" w14:textId="77777777" w:rsidR="00DA7AD2" w:rsidRDefault="00DA7AD2">
      <w:pPr>
        <w:spacing w:after="80"/>
      </w:pPr>
    </w:p>
    <w:p w14:paraId="58D4E124" w14:textId="040D7C73" w:rsidR="00DA7AD2" w:rsidRDefault="00474115">
      <w:pPr>
        <w:pStyle w:val="Caption"/>
        <w:keepNext/>
        <w:spacing w:before="120" w:after="160"/>
        <w:jc w:val="center"/>
      </w:pPr>
      <w:bookmarkStart w:id="71" w:name="_Toc242453104"/>
      <w:r>
        <w:t>Tabel 3.</w:t>
      </w:r>
      <w:fldSimple w:instr=" SEQ Tabel \* ARABIC ">
        <w:r w:rsidR="002E3237">
          <w:rPr>
            <w:noProof/>
          </w:rPr>
          <w:t>17</w:t>
        </w:r>
      </w:fldSimple>
      <w:r>
        <w:t xml:space="preserve"> Use Case Description UC-09 Mengelola Basis Pengetahuan</w:t>
      </w:r>
      <w:bookmarkEnd w:id="71"/>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8"/>
        <w:gridCol w:w="3242"/>
        <w:gridCol w:w="3242"/>
      </w:tblGrid>
      <w:tr w:rsidR="00DA7AD2" w14:paraId="7D0F3CAA" w14:textId="77777777">
        <w:tc>
          <w:tcPr>
            <w:tcW w:w="2041" w:type="dxa"/>
            <w:shd w:val="clear" w:color="auto" w:fill="EDEDED"/>
          </w:tcPr>
          <w:p w14:paraId="79CE04AE" w14:textId="77777777" w:rsidR="00DA7AD2" w:rsidRDefault="00474115">
            <w:r>
              <w:rPr>
                <w:b/>
                <w:sz w:val="20"/>
              </w:rPr>
              <w:t>Nama Use Case</w:t>
            </w:r>
          </w:p>
        </w:tc>
        <w:tc>
          <w:tcPr>
            <w:tcW w:w="6462" w:type="dxa"/>
            <w:gridSpan w:val="2"/>
          </w:tcPr>
          <w:p w14:paraId="6F9688E9" w14:textId="77777777" w:rsidR="00DA7AD2" w:rsidRDefault="00474115">
            <w:r>
              <w:rPr>
                <w:sz w:val="20"/>
              </w:rPr>
              <w:t>Mengelola Basis Pengetahuan</w:t>
            </w:r>
          </w:p>
        </w:tc>
      </w:tr>
      <w:tr w:rsidR="00DA7AD2" w14:paraId="531AEF94" w14:textId="77777777">
        <w:tc>
          <w:tcPr>
            <w:tcW w:w="2041" w:type="dxa"/>
            <w:shd w:val="clear" w:color="auto" w:fill="EDEDED"/>
          </w:tcPr>
          <w:p w14:paraId="4C9746DC" w14:textId="77777777" w:rsidR="00DA7AD2" w:rsidRDefault="00474115">
            <w:r>
              <w:rPr>
                <w:b/>
                <w:sz w:val="20"/>
              </w:rPr>
              <w:t>Nomor Use Case</w:t>
            </w:r>
          </w:p>
        </w:tc>
        <w:tc>
          <w:tcPr>
            <w:tcW w:w="6462" w:type="dxa"/>
            <w:gridSpan w:val="2"/>
          </w:tcPr>
          <w:p w14:paraId="62863E8F" w14:textId="77777777" w:rsidR="00DA7AD2" w:rsidRDefault="00474115">
            <w:r>
              <w:rPr>
                <w:sz w:val="20"/>
              </w:rPr>
              <w:t>UC-09</w:t>
            </w:r>
          </w:p>
        </w:tc>
      </w:tr>
      <w:tr w:rsidR="00DA7AD2" w14:paraId="4B685BFE" w14:textId="77777777">
        <w:tc>
          <w:tcPr>
            <w:tcW w:w="2041" w:type="dxa"/>
            <w:shd w:val="clear" w:color="auto" w:fill="EDEDED"/>
          </w:tcPr>
          <w:p w14:paraId="4B65F5BA" w14:textId="77777777" w:rsidR="00DA7AD2" w:rsidRDefault="00474115">
            <w:r>
              <w:rPr>
                <w:b/>
                <w:sz w:val="20"/>
              </w:rPr>
              <w:t>Aktor</w:t>
            </w:r>
          </w:p>
        </w:tc>
        <w:tc>
          <w:tcPr>
            <w:tcW w:w="6462" w:type="dxa"/>
            <w:gridSpan w:val="2"/>
          </w:tcPr>
          <w:p w14:paraId="2190CF2B" w14:textId="77777777" w:rsidR="00DA7AD2" w:rsidRDefault="00474115">
            <w:r>
              <w:rPr>
                <w:sz w:val="20"/>
              </w:rPr>
              <w:t>Supervisor, Administrator</w:t>
            </w:r>
          </w:p>
        </w:tc>
      </w:tr>
      <w:tr w:rsidR="00DA7AD2" w14:paraId="4825C6B5" w14:textId="77777777">
        <w:tc>
          <w:tcPr>
            <w:tcW w:w="2041" w:type="dxa"/>
            <w:shd w:val="clear" w:color="auto" w:fill="EDEDED"/>
          </w:tcPr>
          <w:p w14:paraId="7D9E0207" w14:textId="77777777" w:rsidR="00DA7AD2" w:rsidRDefault="00474115">
            <w:r>
              <w:rPr>
                <w:b/>
                <w:sz w:val="20"/>
              </w:rPr>
              <w:t>Deskripsi Singkat</w:t>
            </w:r>
          </w:p>
        </w:tc>
        <w:tc>
          <w:tcPr>
            <w:tcW w:w="6462" w:type="dxa"/>
            <w:gridSpan w:val="2"/>
          </w:tcPr>
          <w:p w14:paraId="31C0AFD2" w14:textId="77777777" w:rsidR="00DA7AD2" w:rsidRDefault="00474115">
            <w:r>
              <w:rPr>
                <w:sz w:val="20"/>
              </w:rPr>
              <w:t>Pengguna menambah, mengubah, menonaktifkan, dan menguji artikel basis pengetahuan (program, jadwal, biaya, fasilitas, pendaftaran) yang menjadi sumber jawaban AI.</w:t>
            </w:r>
          </w:p>
        </w:tc>
      </w:tr>
      <w:tr w:rsidR="00DA7AD2" w14:paraId="05184B00" w14:textId="77777777">
        <w:tc>
          <w:tcPr>
            <w:tcW w:w="2041" w:type="dxa"/>
            <w:shd w:val="clear" w:color="auto" w:fill="EDEDED"/>
          </w:tcPr>
          <w:p w14:paraId="6C44E92A" w14:textId="77777777" w:rsidR="00DA7AD2" w:rsidRDefault="00474115">
            <w:r>
              <w:rPr>
                <w:b/>
                <w:sz w:val="20"/>
              </w:rPr>
              <w:t>Pre Condition</w:t>
            </w:r>
          </w:p>
        </w:tc>
        <w:tc>
          <w:tcPr>
            <w:tcW w:w="6462" w:type="dxa"/>
            <w:gridSpan w:val="2"/>
          </w:tcPr>
          <w:p w14:paraId="2AB1E12D" w14:textId="77777777" w:rsidR="00DA7AD2" w:rsidRDefault="00474115">
            <w:r>
              <w:rPr>
                <w:sz w:val="20"/>
              </w:rPr>
              <w:t>Pengguna telah login (include UC-01).</w:t>
            </w:r>
          </w:p>
        </w:tc>
      </w:tr>
      <w:tr w:rsidR="00DA7AD2" w14:paraId="4C05C0B4" w14:textId="77777777">
        <w:tc>
          <w:tcPr>
            <w:tcW w:w="2041" w:type="dxa"/>
            <w:vMerge w:val="restart"/>
            <w:shd w:val="clear" w:color="auto" w:fill="EDEDED"/>
          </w:tcPr>
          <w:p w14:paraId="1001F5B3" w14:textId="77777777" w:rsidR="00DA7AD2" w:rsidRDefault="00474115">
            <w:r>
              <w:rPr>
                <w:b/>
                <w:sz w:val="20"/>
              </w:rPr>
              <w:t>Basic Flow of Event</w:t>
            </w:r>
          </w:p>
        </w:tc>
        <w:tc>
          <w:tcPr>
            <w:tcW w:w="3231" w:type="dxa"/>
            <w:shd w:val="clear" w:color="auto" w:fill="D9D9D9"/>
          </w:tcPr>
          <w:p w14:paraId="363B9E6F" w14:textId="77777777" w:rsidR="00DA7AD2" w:rsidRDefault="00474115">
            <w:pPr>
              <w:jc w:val="center"/>
            </w:pPr>
            <w:r>
              <w:rPr>
                <w:b/>
                <w:sz w:val="20"/>
              </w:rPr>
              <w:t>Aktor</w:t>
            </w:r>
          </w:p>
        </w:tc>
        <w:tc>
          <w:tcPr>
            <w:tcW w:w="3231" w:type="dxa"/>
            <w:shd w:val="clear" w:color="auto" w:fill="D9D9D9"/>
          </w:tcPr>
          <w:p w14:paraId="2839C9F7" w14:textId="77777777" w:rsidR="00DA7AD2" w:rsidRDefault="00474115">
            <w:pPr>
              <w:jc w:val="center"/>
            </w:pPr>
            <w:r>
              <w:rPr>
                <w:b/>
                <w:sz w:val="20"/>
              </w:rPr>
              <w:t>Sistem</w:t>
            </w:r>
          </w:p>
        </w:tc>
      </w:tr>
      <w:tr w:rsidR="00DA7AD2" w14:paraId="268EC31C" w14:textId="77777777">
        <w:tc>
          <w:tcPr>
            <w:tcW w:w="2041" w:type="dxa"/>
            <w:vMerge/>
          </w:tcPr>
          <w:p w14:paraId="13BE872B" w14:textId="77777777" w:rsidR="00DA7AD2" w:rsidRDefault="00DA7AD2"/>
        </w:tc>
        <w:tc>
          <w:tcPr>
            <w:tcW w:w="3231" w:type="dxa"/>
          </w:tcPr>
          <w:p w14:paraId="0F5444EE" w14:textId="77777777" w:rsidR="00DA7AD2" w:rsidRDefault="00474115">
            <w:r>
              <w:rPr>
                <w:sz w:val="20"/>
              </w:rPr>
              <w:t>1. Memilih menu Basis Pengetahuan.</w:t>
            </w:r>
          </w:p>
        </w:tc>
        <w:tc>
          <w:tcPr>
            <w:tcW w:w="3231" w:type="dxa"/>
          </w:tcPr>
          <w:p w14:paraId="2EE51CCD" w14:textId="77777777" w:rsidR="00DA7AD2" w:rsidRDefault="00DA7AD2"/>
        </w:tc>
      </w:tr>
      <w:tr w:rsidR="00DA7AD2" w14:paraId="23A5B5A1" w14:textId="77777777">
        <w:tc>
          <w:tcPr>
            <w:tcW w:w="2041" w:type="dxa"/>
            <w:vMerge/>
          </w:tcPr>
          <w:p w14:paraId="4DDFCC75" w14:textId="77777777" w:rsidR="00DA7AD2" w:rsidRDefault="00DA7AD2"/>
        </w:tc>
        <w:tc>
          <w:tcPr>
            <w:tcW w:w="3231" w:type="dxa"/>
          </w:tcPr>
          <w:p w14:paraId="1DB382B1" w14:textId="77777777" w:rsidR="00DA7AD2" w:rsidRDefault="00DA7AD2"/>
        </w:tc>
        <w:tc>
          <w:tcPr>
            <w:tcW w:w="3231" w:type="dxa"/>
          </w:tcPr>
          <w:p w14:paraId="0AA98025" w14:textId="77777777" w:rsidR="00DA7AD2" w:rsidRDefault="00474115">
            <w:r>
              <w:rPr>
                <w:sz w:val="20"/>
              </w:rPr>
              <w:t>2. Menampilkan daftar artikel per kategori.</w:t>
            </w:r>
          </w:p>
        </w:tc>
      </w:tr>
      <w:tr w:rsidR="00DA7AD2" w14:paraId="0F6D67CD" w14:textId="77777777">
        <w:tc>
          <w:tcPr>
            <w:tcW w:w="2041" w:type="dxa"/>
            <w:vMerge/>
          </w:tcPr>
          <w:p w14:paraId="27359F15" w14:textId="77777777" w:rsidR="00DA7AD2" w:rsidRDefault="00DA7AD2"/>
        </w:tc>
        <w:tc>
          <w:tcPr>
            <w:tcW w:w="3231" w:type="dxa"/>
          </w:tcPr>
          <w:p w14:paraId="4F24A7F1" w14:textId="77777777" w:rsidR="00DA7AD2" w:rsidRDefault="00474115">
            <w:r>
              <w:rPr>
                <w:sz w:val="20"/>
              </w:rPr>
              <w:t>3. Menekan "Tambah Artikel" atau memilih artikel untuk diubah.</w:t>
            </w:r>
          </w:p>
        </w:tc>
        <w:tc>
          <w:tcPr>
            <w:tcW w:w="3231" w:type="dxa"/>
          </w:tcPr>
          <w:p w14:paraId="4C4BB50C" w14:textId="77777777" w:rsidR="00DA7AD2" w:rsidRDefault="00DA7AD2"/>
        </w:tc>
      </w:tr>
      <w:tr w:rsidR="00DA7AD2" w14:paraId="3A14AF28" w14:textId="77777777">
        <w:tc>
          <w:tcPr>
            <w:tcW w:w="2041" w:type="dxa"/>
            <w:vMerge/>
          </w:tcPr>
          <w:p w14:paraId="7333E029" w14:textId="77777777" w:rsidR="00DA7AD2" w:rsidRDefault="00DA7AD2"/>
        </w:tc>
        <w:tc>
          <w:tcPr>
            <w:tcW w:w="3231" w:type="dxa"/>
          </w:tcPr>
          <w:p w14:paraId="282B8A0B" w14:textId="77777777" w:rsidR="00DA7AD2" w:rsidRDefault="00DA7AD2"/>
        </w:tc>
        <w:tc>
          <w:tcPr>
            <w:tcW w:w="3231" w:type="dxa"/>
          </w:tcPr>
          <w:p w14:paraId="295B994C" w14:textId="77777777" w:rsidR="00DA7AD2" w:rsidRDefault="00474115">
            <w:r>
              <w:rPr>
                <w:sz w:val="20"/>
              </w:rPr>
              <w:t>4. Menampilkan form judul, kategori, isi, label, dan status aktif.</w:t>
            </w:r>
          </w:p>
        </w:tc>
      </w:tr>
      <w:tr w:rsidR="00DA7AD2" w14:paraId="09F424CB" w14:textId="77777777">
        <w:tc>
          <w:tcPr>
            <w:tcW w:w="2041" w:type="dxa"/>
            <w:vMerge/>
          </w:tcPr>
          <w:p w14:paraId="4690745D" w14:textId="77777777" w:rsidR="00DA7AD2" w:rsidRDefault="00DA7AD2"/>
        </w:tc>
        <w:tc>
          <w:tcPr>
            <w:tcW w:w="3231" w:type="dxa"/>
          </w:tcPr>
          <w:p w14:paraId="2ECCDDAA" w14:textId="77777777" w:rsidR="00DA7AD2" w:rsidRDefault="00474115">
            <w:r>
              <w:rPr>
                <w:sz w:val="20"/>
              </w:rPr>
              <w:t>5. Mengisi form dan menekan "Simpan".</w:t>
            </w:r>
          </w:p>
        </w:tc>
        <w:tc>
          <w:tcPr>
            <w:tcW w:w="3231" w:type="dxa"/>
          </w:tcPr>
          <w:p w14:paraId="0460A059" w14:textId="77777777" w:rsidR="00DA7AD2" w:rsidRDefault="00DA7AD2"/>
        </w:tc>
      </w:tr>
      <w:tr w:rsidR="00DA7AD2" w14:paraId="4AC45BF9" w14:textId="77777777">
        <w:tc>
          <w:tcPr>
            <w:tcW w:w="2041" w:type="dxa"/>
            <w:vMerge/>
          </w:tcPr>
          <w:p w14:paraId="76342488" w14:textId="77777777" w:rsidR="00DA7AD2" w:rsidRDefault="00DA7AD2"/>
        </w:tc>
        <w:tc>
          <w:tcPr>
            <w:tcW w:w="3231" w:type="dxa"/>
          </w:tcPr>
          <w:p w14:paraId="496A7CBA" w14:textId="77777777" w:rsidR="00DA7AD2" w:rsidRDefault="00DA7AD2"/>
        </w:tc>
        <w:tc>
          <w:tcPr>
            <w:tcW w:w="3231" w:type="dxa"/>
          </w:tcPr>
          <w:p w14:paraId="153FC710" w14:textId="77777777" w:rsidR="00DA7AD2" w:rsidRDefault="00474115">
            <w:r>
              <w:rPr>
                <w:sz w:val="20"/>
              </w:rPr>
              <w:t>6. Memvalidasi, menyimpan artikel, mengindeks ulang FTS5, dan mencatat log audit.</w:t>
            </w:r>
          </w:p>
        </w:tc>
      </w:tr>
      <w:tr w:rsidR="00DA7AD2" w14:paraId="6D443A89" w14:textId="77777777">
        <w:tc>
          <w:tcPr>
            <w:tcW w:w="2041" w:type="dxa"/>
            <w:shd w:val="clear" w:color="auto" w:fill="EDEDED"/>
          </w:tcPr>
          <w:p w14:paraId="6A092AE8" w14:textId="77777777" w:rsidR="00DA7AD2" w:rsidRDefault="00474115">
            <w:r>
              <w:rPr>
                <w:b/>
                <w:sz w:val="20"/>
              </w:rPr>
              <w:t>Post Condition</w:t>
            </w:r>
          </w:p>
        </w:tc>
        <w:tc>
          <w:tcPr>
            <w:tcW w:w="6462" w:type="dxa"/>
            <w:gridSpan w:val="2"/>
          </w:tcPr>
          <w:p w14:paraId="7CC0031C" w14:textId="77777777" w:rsidR="00DA7AD2" w:rsidRDefault="00474115">
            <w:r>
              <w:rPr>
                <w:sz w:val="20"/>
              </w:rPr>
              <w:t>Artikel tersimpan dan terindeks ulang sehingga langsung dipakai AI.</w:t>
            </w:r>
          </w:p>
        </w:tc>
      </w:tr>
      <w:tr w:rsidR="00DA7AD2" w14:paraId="2D38EC2A" w14:textId="77777777">
        <w:tc>
          <w:tcPr>
            <w:tcW w:w="2041" w:type="dxa"/>
            <w:shd w:val="clear" w:color="auto" w:fill="EDEDED"/>
          </w:tcPr>
          <w:p w14:paraId="6D86933A" w14:textId="77777777" w:rsidR="00DA7AD2" w:rsidRDefault="00474115">
            <w:r>
              <w:rPr>
                <w:b/>
                <w:sz w:val="20"/>
              </w:rPr>
              <w:t>Alternative Flow</w:t>
            </w:r>
          </w:p>
        </w:tc>
        <w:tc>
          <w:tcPr>
            <w:tcW w:w="6462" w:type="dxa"/>
            <w:gridSpan w:val="2"/>
          </w:tcPr>
          <w:p w14:paraId="5ECB02D7" w14:textId="77777777" w:rsidR="00DA7AD2" w:rsidRDefault="00474115">
            <w:r>
              <w:rPr>
                <w:sz w:val="20"/>
              </w:rPr>
              <w:t>A-1. Pada langkah 5, pengguna menekan "Uji Pencarian" dan mengetik pertanyaan; sistem menampilkan artikel yang paling relevan beserta skornya.</w:t>
            </w:r>
          </w:p>
        </w:tc>
      </w:tr>
      <w:tr w:rsidR="00DA7AD2" w14:paraId="1242FE98" w14:textId="77777777">
        <w:tc>
          <w:tcPr>
            <w:tcW w:w="2041" w:type="dxa"/>
            <w:shd w:val="clear" w:color="auto" w:fill="EDEDED"/>
          </w:tcPr>
          <w:p w14:paraId="7BC8DCF9" w14:textId="77777777" w:rsidR="00DA7AD2" w:rsidRDefault="00474115">
            <w:r>
              <w:rPr>
                <w:b/>
                <w:sz w:val="20"/>
              </w:rPr>
              <w:t>Error Condition</w:t>
            </w:r>
          </w:p>
        </w:tc>
        <w:tc>
          <w:tcPr>
            <w:tcW w:w="6462" w:type="dxa"/>
            <w:gridSpan w:val="2"/>
          </w:tcPr>
          <w:p w14:paraId="63D234DD" w14:textId="77777777" w:rsidR="00DA7AD2" w:rsidRDefault="00474115">
            <w:r>
              <w:rPr>
                <w:sz w:val="20"/>
              </w:rPr>
              <w:t>Judul atau isi kosong: sistem menolak penyimpanan dan menampilkan "Judul dan isi wajib diisi".</w:t>
            </w:r>
          </w:p>
        </w:tc>
      </w:tr>
    </w:tbl>
    <w:p w14:paraId="2F2DCDCF" w14:textId="77777777" w:rsidR="00DA7AD2" w:rsidRDefault="00DA7AD2">
      <w:pPr>
        <w:spacing w:after="80"/>
      </w:pPr>
    </w:p>
    <w:p w14:paraId="0B3D47B5" w14:textId="34194C38" w:rsidR="00DA7AD2" w:rsidRDefault="00474115">
      <w:pPr>
        <w:pStyle w:val="Caption"/>
        <w:keepNext/>
        <w:spacing w:before="120" w:after="160"/>
        <w:jc w:val="center"/>
      </w:pPr>
      <w:bookmarkStart w:id="72" w:name="_Toc242453105"/>
      <w:r>
        <w:t>Tabel 3.</w:t>
      </w:r>
      <w:fldSimple w:instr=" SEQ Tabel \* ARABIC ">
        <w:r w:rsidR="002E3237">
          <w:rPr>
            <w:noProof/>
          </w:rPr>
          <w:t>18</w:t>
        </w:r>
      </w:fldSimple>
      <w:r>
        <w:t xml:space="preserve"> Use Case Description UC-10 Mengatur AI dan Anti-ban</w:t>
      </w:r>
      <w:bookmarkEnd w:id="72"/>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8"/>
        <w:gridCol w:w="3242"/>
        <w:gridCol w:w="3242"/>
      </w:tblGrid>
      <w:tr w:rsidR="00DA7AD2" w14:paraId="34697798" w14:textId="77777777">
        <w:tc>
          <w:tcPr>
            <w:tcW w:w="2041" w:type="dxa"/>
            <w:shd w:val="clear" w:color="auto" w:fill="EDEDED"/>
          </w:tcPr>
          <w:p w14:paraId="48F4A57F" w14:textId="77777777" w:rsidR="00DA7AD2" w:rsidRDefault="00474115">
            <w:r>
              <w:rPr>
                <w:b/>
                <w:sz w:val="20"/>
              </w:rPr>
              <w:t>Nama Use Case</w:t>
            </w:r>
          </w:p>
        </w:tc>
        <w:tc>
          <w:tcPr>
            <w:tcW w:w="6462" w:type="dxa"/>
            <w:gridSpan w:val="2"/>
          </w:tcPr>
          <w:p w14:paraId="6C7DE28F" w14:textId="77777777" w:rsidR="00DA7AD2" w:rsidRDefault="00474115">
            <w:r>
              <w:rPr>
                <w:sz w:val="20"/>
              </w:rPr>
              <w:t>Mengatur AI dan Anti-ban</w:t>
            </w:r>
          </w:p>
        </w:tc>
      </w:tr>
      <w:tr w:rsidR="00DA7AD2" w14:paraId="01DF1F8E" w14:textId="77777777">
        <w:tc>
          <w:tcPr>
            <w:tcW w:w="2041" w:type="dxa"/>
            <w:shd w:val="clear" w:color="auto" w:fill="EDEDED"/>
          </w:tcPr>
          <w:p w14:paraId="4D1DCE6C" w14:textId="77777777" w:rsidR="00DA7AD2" w:rsidRDefault="00474115">
            <w:r>
              <w:rPr>
                <w:b/>
                <w:sz w:val="20"/>
              </w:rPr>
              <w:t>Nomor Use Case</w:t>
            </w:r>
          </w:p>
        </w:tc>
        <w:tc>
          <w:tcPr>
            <w:tcW w:w="6462" w:type="dxa"/>
            <w:gridSpan w:val="2"/>
          </w:tcPr>
          <w:p w14:paraId="0B84D4A9" w14:textId="77777777" w:rsidR="00DA7AD2" w:rsidRDefault="00474115">
            <w:r>
              <w:rPr>
                <w:sz w:val="20"/>
              </w:rPr>
              <w:t>UC-10</w:t>
            </w:r>
          </w:p>
        </w:tc>
      </w:tr>
      <w:tr w:rsidR="00DA7AD2" w14:paraId="181A38ED" w14:textId="77777777">
        <w:tc>
          <w:tcPr>
            <w:tcW w:w="2041" w:type="dxa"/>
            <w:shd w:val="clear" w:color="auto" w:fill="EDEDED"/>
          </w:tcPr>
          <w:p w14:paraId="67CA3AFD" w14:textId="77777777" w:rsidR="00DA7AD2" w:rsidRDefault="00474115">
            <w:r>
              <w:rPr>
                <w:b/>
                <w:sz w:val="20"/>
              </w:rPr>
              <w:t>Aktor</w:t>
            </w:r>
          </w:p>
        </w:tc>
        <w:tc>
          <w:tcPr>
            <w:tcW w:w="6462" w:type="dxa"/>
            <w:gridSpan w:val="2"/>
          </w:tcPr>
          <w:p w14:paraId="5445E2CA" w14:textId="77777777" w:rsidR="00DA7AD2" w:rsidRDefault="00474115">
            <w:r>
              <w:rPr>
                <w:sz w:val="20"/>
              </w:rPr>
              <w:t>Administrator</w:t>
            </w:r>
          </w:p>
        </w:tc>
      </w:tr>
      <w:tr w:rsidR="00DA7AD2" w14:paraId="142EA0E8" w14:textId="77777777">
        <w:tc>
          <w:tcPr>
            <w:tcW w:w="2041" w:type="dxa"/>
            <w:shd w:val="clear" w:color="auto" w:fill="EDEDED"/>
          </w:tcPr>
          <w:p w14:paraId="410691E5" w14:textId="77777777" w:rsidR="00DA7AD2" w:rsidRDefault="00474115">
            <w:r>
              <w:rPr>
                <w:b/>
                <w:sz w:val="20"/>
              </w:rPr>
              <w:t>Deskripsi Singkat</w:t>
            </w:r>
          </w:p>
        </w:tc>
        <w:tc>
          <w:tcPr>
            <w:tcW w:w="6462" w:type="dxa"/>
            <w:gridSpan w:val="2"/>
          </w:tcPr>
          <w:p w14:paraId="3417E811" w14:textId="77777777" w:rsidR="00DA7AD2" w:rsidRDefault="00474115">
            <w:r>
              <w:rPr>
                <w:sz w:val="20"/>
              </w:rPr>
              <w:t>Administrator mengatur penyedia AI, kunci API, persona, ambang keyakinan, kata kunci eskalasi, serta batas pengiriman anti-ban; menguji keputusan AI di konsol uji; dan memantau antrean keluar serta Pusat Risiko.</w:t>
            </w:r>
          </w:p>
        </w:tc>
      </w:tr>
      <w:tr w:rsidR="00DA7AD2" w14:paraId="0F2AEE33" w14:textId="77777777">
        <w:tc>
          <w:tcPr>
            <w:tcW w:w="2041" w:type="dxa"/>
            <w:shd w:val="clear" w:color="auto" w:fill="EDEDED"/>
          </w:tcPr>
          <w:p w14:paraId="5BDF97C1" w14:textId="77777777" w:rsidR="00DA7AD2" w:rsidRDefault="00474115">
            <w:r>
              <w:rPr>
                <w:b/>
                <w:sz w:val="20"/>
              </w:rPr>
              <w:t>Pre Condition</w:t>
            </w:r>
          </w:p>
        </w:tc>
        <w:tc>
          <w:tcPr>
            <w:tcW w:w="6462" w:type="dxa"/>
            <w:gridSpan w:val="2"/>
          </w:tcPr>
          <w:p w14:paraId="2BCDBF26" w14:textId="77777777" w:rsidR="00DA7AD2" w:rsidRDefault="00474115">
            <w:r>
              <w:rPr>
                <w:sz w:val="20"/>
              </w:rPr>
              <w:t>Administrator telah login (include UC-01).</w:t>
            </w:r>
          </w:p>
        </w:tc>
      </w:tr>
      <w:tr w:rsidR="00DA7AD2" w14:paraId="3FC35A10" w14:textId="77777777">
        <w:tc>
          <w:tcPr>
            <w:tcW w:w="2041" w:type="dxa"/>
            <w:vMerge w:val="restart"/>
            <w:shd w:val="clear" w:color="auto" w:fill="EDEDED"/>
          </w:tcPr>
          <w:p w14:paraId="7D00C263" w14:textId="77777777" w:rsidR="00DA7AD2" w:rsidRDefault="00474115">
            <w:r>
              <w:rPr>
                <w:b/>
                <w:sz w:val="20"/>
              </w:rPr>
              <w:t>Basic Flow of Event</w:t>
            </w:r>
          </w:p>
        </w:tc>
        <w:tc>
          <w:tcPr>
            <w:tcW w:w="3231" w:type="dxa"/>
            <w:shd w:val="clear" w:color="auto" w:fill="D9D9D9"/>
          </w:tcPr>
          <w:p w14:paraId="212E4215" w14:textId="77777777" w:rsidR="00DA7AD2" w:rsidRDefault="00474115">
            <w:pPr>
              <w:jc w:val="center"/>
            </w:pPr>
            <w:r>
              <w:rPr>
                <w:b/>
                <w:sz w:val="20"/>
              </w:rPr>
              <w:t>Aktor</w:t>
            </w:r>
          </w:p>
        </w:tc>
        <w:tc>
          <w:tcPr>
            <w:tcW w:w="3231" w:type="dxa"/>
            <w:shd w:val="clear" w:color="auto" w:fill="D9D9D9"/>
          </w:tcPr>
          <w:p w14:paraId="06A9EBAF" w14:textId="77777777" w:rsidR="00DA7AD2" w:rsidRDefault="00474115">
            <w:pPr>
              <w:jc w:val="center"/>
            </w:pPr>
            <w:r>
              <w:rPr>
                <w:b/>
                <w:sz w:val="20"/>
              </w:rPr>
              <w:t>Sistem</w:t>
            </w:r>
          </w:p>
        </w:tc>
      </w:tr>
      <w:tr w:rsidR="00DA7AD2" w14:paraId="59FBF250" w14:textId="77777777">
        <w:tc>
          <w:tcPr>
            <w:tcW w:w="2041" w:type="dxa"/>
            <w:vMerge/>
          </w:tcPr>
          <w:p w14:paraId="4462E836" w14:textId="77777777" w:rsidR="00DA7AD2" w:rsidRDefault="00DA7AD2"/>
        </w:tc>
        <w:tc>
          <w:tcPr>
            <w:tcW w:w="3231" w:type="dxa"/>
          </w:tcPr>
          <w:p w14:paraId="217335A3" w14:textId="77777777" w:rsidR="00DA7AD2" w:rsidRDefault="00474115">
            <w:r>
              <w:rPr>
                <w:sz w:val="20"/>
              </w:rPr>
              <w:t>1. Memilih menu Pengaturan AI.</w:t>
            </w:r>
          </w:p>
        </w:tc>
        <w:tc>
          <w:tcPr>
            <w:tcW w:w="3231" w:type="dxa"/>
          </w:tcPr>
          <w:p w14:paraId="5BDD75C5" w14:textId="77777777" w:rsidR="00DA7AD2" w:rsidRDefault="00DA7AD2"/>
        </w:tc>
      </w:tr>
      <w:tr w:rsidR="00DA7AD2" w14:paraId="1F696CCC" w14:textId="77777777">
        <w:tc>
          <w:tcPr>
            <w:tcW w:w="2041" w:type="dxa"/>
            <w:vMerge/>
          </w:tcPr>
          <w:p w14:paraId="318BC88C" w14:textId="77777777" w:rsidR="00DA7AD2" w:rsidRDefault="00DA7AD2"/>
        </w:tc>
        <w:tc>
          <w:tcPr>
            <w:tcW w:w="3231" w:type="dxa"/>
          </w:tcPr>
          <w:p w14:paraId="5A996266" w14:textId="77777777" w:rsidR="00DA7AD2" w:rsidRDefault="00DA7AD2"/>
        </w:tc>
        <w:tc>
          <w:tcPr>
            <w:tcW w:w="3231" w:type="dxa"/>
          </w:tcPr>
          <w:p w14:paraId="4960BE18" w14:textId="77777777" w:rsidR="00DA7AD2" w:rsidRDefault="00474115">
            <w:r>
              <w:rPr>
                <w:sz w:val="20"/>
              </w:rPr>
              <w:t>2. Menampilkan pengaturan AI, anti-ban, antrean keluar, dan Pusat Risiko saat ini.</w:t>
            </w:r>
          </w:p>
        </w:tc>
      </w:tr>
      <w:tr w:rsidR="00DA7AD2" w14:paraId="65AD2F96" w14:textId="77777777">
        <w:tc>
          <w:tcPr>
            <w:tcW w:w="2041" w:type="dxa"/>
            <w:vMerge/>
          </w:tcPr>
          <w:p w14:paraId="2A7F8BED" w14:textId="77777777" w:rsidR="00DA7AD2" w:rsidRDefault="00DA7AD2"/>
        </w:tc>
        <w:tc>
          <w:tcPr>
            <w:tcW w:w="3231" w:type="dxa"/>
          </w:tcPr>
          <w:p w14:paraId="7A27D750" w14:textId="77777777" w:rsidR="00DA7AD2" w:rsidRDefault="00474115">
            <w:r>
              <w:rPr>
                <w:sz w:val="20"/>
              </w:rPr>
              <w:t>3. Mengubah penyedia AI, kunci API, ambang keyakinan, kata kunci eskalasi, dan batas pengiriman.</w:t>
            </w:r>
          </w:p>
        </w:tc>
        <w:tc>
          <w:tcPr>
            <w:tcW w:w="3231" w:type="dxa"/>
          </w:tcPr>
          <w:p w14:paraId="657C1E8F" w14:textId="77777777" w:rsidR="00DA7AD2" w:rsidRDefault="00DA7AD2"/>
        </w:tc>
      </w:tr>
      <w:tr w:rsidR="00DA7AD2" w14:paraId="7D772777" w14:textId="77777777">
        <w:tc>
          <w:tcPr>
            <w:tcW w:w="2041" w:type="dxa"/>
            <w:vMerge/>
          </w:tcPr>
          <w:p w14:paraId="40076CF3" w14:textId="77777777" w:rsidR="00DA7AD2" w:rsidRDefault="00DA7AD2"/>
        </w:tc>
        <w:tc>
          <w:tcPr>
            <w:tcW w:w="3231" w:type="dxa"/>
          </w:tcPr>
          <w:p w14:paraId="77EB8FD9" w14:textId="77777777" w:rsidR="00DA7AD2" w:rsidRDefault="00474115">
            <w:r>
              <w:rPr>
                <w:sz w:val="20"/>
              </w:rPr>
              <w:t>4. Menekan "Simpan".</w:t>
            </w:r>
          </w:p>
        </w:tc>
        <w:tc>
          <w:tcPr>
            <w:tcW w:w="3231" w:type="dxa"/>
          </w:tcPr>
          <w:p w14:paraId="22FA756A" w14:textId="77777777" w:rsidR="00DA7AD2" w:rsidRDefault="00DA7AD2"/>
        </w:tc>
      </w:tr>
      <w:tr w:rsidR="00DA7AD2" w14:paraId="28868B9D" w14:textId="77777777">
        <w:tc>
          <w:tcPr>
            <w:tcW w:w="2041" w:type="dxa"/>
            <w:vMerge/>
          </w:tcPr>
          <w:p w14:paraId="5F31F6C4" w14:textId="77777777" w:rsidR="00DA7AD2" w:rsidRDefault="00DA7AD2"/>
        </w:tc>
        <w:tc>
          <w:tcPr>
            <w:tcW w:w="3231" w:type="dxa"/>
          </w:tcPr>
          <w:p w14:paraId="1AD4A4AF" w14:textId="77777777" w:rsidR="00DA7AD2" w:rsidRDefault="00DA7AD2"/>
        </w:tc>
        <w:tc>
          <w:tcPr>
            <w:tcW w:w="3231" w:type="dxa"/>
          </w:tcPr>
          <w:p w14:paraId="6ABE7B21" w14:textId="77777777" w:rsidR="00DA7AD2" w:rsidRDefault="00474115">
            <w:r>
              <w:rPr>
                <w:sz w:val="20"/>
              </w:rPr>
              <w:t>5. Memvalidasi nilai dan menguji koneksi penyedia AI.</w:t>
            </w:r>
          </w:p>
        </w:tc>
      </w:tr>
      <w:tr w:rsidR="00DA7AD2" w14:paraId="42C6546E" w14:textId="77777777">
        <w:tc>
          <w:tcPr>
            <w:tcW w:w="2041" w:type="dxa"/>
            <w:vMerge/>
          </w:tcPr>
          <w:p w14:paraId="4CA6CBB8" w14:textId="77777777" w:rsidR="00DA7AD2" w:rsidRDefault="00DA7AD2"/>
        </w:tc>
        <w:tc>
          <w:tcPr>
            <w:tcW w:w="3231" w:type="dxa"/>
          </w:tcPr>
          <w:p w14:paraId="35E228D6" w14:textId="77777777" w:rsidR="00DA7AD2" w:rsidRDefault="00DA7AD2"/>
        </w:tc>
        <w:tc>
          <w:tcPr>
            <w:tcW w:w="3231" w:type="dxa"/>
          </w:tcPr>
          <w:p w14:paraId="40456F29" w14:textId="77777777" w:rsidR="00DA7AD2" w:rsidRDefault="00474115">
            <w:r>
              <w:rPr>
                <w:sz w:val="20"/>
              </w:rPr>
              <w:t>6. Mengenkripsi kunci API (AES-256-GCM), menyimpan pengaturan, dan mencatat log audit.</w:t>
            </w:r>
          </w:p>
        </w:tc>
      </w:tr>
      <w:tr w:rsidR="00DA7AD2" w14:paraId="3896FB93" w14:textId="77777777">
        <w:tc>
          <w:tcPr>
            <w:tcW w:w="2041" w:type="dxa"/>
            <w:shd w:val="clear" w:color="auto" w:fill="EDEDED"/>
          </w:tcPr>
          <w:p w14:paraId="4DA1E650" w14:textId="77777777" w:rsidR="00DA7AD2" w:rsidRDefault="00474115">
            <w:r>
              <w:rPr>
                <w:b/>
                <w:sz w:val="20"/>
              </w:rPr>
              <w:t>Post Condition</w:t>
            </w:r>
          </w:p>
        </w:tc>
        <w:tc>
          <w:tcPr>
            <w:tcW w:w="6462" w:type="dxa"/>
            <w:gridSpan w:val="2"/>
          </w:tcPr>
          <w:p w14:paraId="570D698C" w14:textId="77777777" w:rsidR="00DA7AD2" w:rsidRDefault="00474115">
            <w:r>
              <w:rPr>
                <w:sz w:val="20"/>
              </w:rPr>
              <w:t>Pengaturan baru tersimpan dan berlaku untuk pesan berikutnya.</w:t>
            </w:r>
          </w:p>
        </w:tc>
      </w:tr>
      <w:tr w:rsidR="00DA7AD2" w14:paraId="6930C92A" w14:textId="77777777">
        <w:tc>
          <w:tcPr>
            <w:tcW w:w="2041" w:type="dxa"/>
            <w:shd w:val="clear" w:color="auto" w:fill="EDEDED"/>
          </w:tcPr>
          <w:p w14:paraId="133DF678" w14:textId="77777777" w:rsidR="00DA7AD2" w:rsidRDefault="00474115">
            <w:r>
              <w:rPr>
                <w:b/>
                <w:sz w:val="20"/>
              </w:rPr>
              <w:t>Alternative Flow</w:t>
            </w:r>
          </w:p>
        </w:tc>
        <w:tc>
          <w:tcPr>
            <w:tcW w:w="6462" w:type="dxa"/>
            <w:gridSpan w:val="2"/>
          </w:tcPr>
          <w:p w14:paraId="4B2518AF" w14:textId="77777777" w:rsidR="00DA7AD2" w:rsidRDefault="00474115">
            <w:r>
              <w:rPr>
                <w:sz w:val="20"/>
              </w:rPr>
              <w:t>A-1. Pada langkah 5, Administrator menekan "Uji Keputusan" dan memasukkan contoh pesan; sistem menampilkan jejak keputusan (maksud, entitas, artikel, keyakinan, keputusan kirim/eskalasi).</w:t>
            </w:r>
          </w:p>
        </w:tc>
      </w:tr>
      <w:tr w:rsidR="00DA7AD2" w14:paraId="40789E96" w14:textId="77777777">
        <w:tc>
          <w:tcPr>
            <w:tcW w:w="2041" w:type="dxa"/>
            <w:shd w:val="clear" w:color="auto" w:fill="EDEDED"/>
          </w:tcPr>
          <w:p w14:paraId="0FA23710" w14:textId="77777777" w:rsidR="00DA7AD2" w:rsidRDefault="00474115">
            <w:r>
              <w:rPr>
                <w:b/>
                <w:sz w:val="20"/>
              </w:rPr>
              <w:t>Error Condition</w:t>
            </w:r>
          </w:p>
        </w:tc>
        <w:tc>
          <w:tcPr>
            <w:tcW w:w="6462" w:type="dxa"/>
            <w:gridSpan w:val="2"/>
          </w:tcPr>
          <w:p w14:paraId="5D271C61" w14:textId="77777777" w:rsidR="00DA7AD2" w:rsidRDefault="00474115">
            <w:r>
              <w:rPr>
                <w:sz w:val="20"/>
              </w:rPr>
              <w:t>Kunci API tidak valid: sistem menampilkan "Kunci API ditolak penyedia" dan tetap memakai pengaturan lama. Nilai batas tidak wajar (mis. negatif): ditolak dengan pesan kolom yang salah.</w:t>
            </w:r>
          </w:p>
        </w:tc>
      </w:tr>
    </w:tbl>
    <w:p w14:paraId="6E68C92A" w14:textId="77777777" w:rsidR="00DA7AD2" w:rsidRDefault="00DA7AD2">
      <w:pPr>
        <w:spacing w:after="80"/>
      </w:pPr>
    </w:p>
    <w:p w14:paraId="44FA46F2" w14:textId="7B711BCE" w:rsidR="00DA7AD2" w:rsidRDefault="00474115">
      <w:pPr>
        <w:pStyle w:val="Caption"/>
        <w:keepNext/>
        <w:spacing w:before="120" w:after="160"/>
        <w:jc w:val="center"/>
      </w:pPr>
      <w:bookmarkStart w:id="73" w:name="_Toc242453106"/>
      <w:r>
        <w:t>Tabel 3.</w:t>
      </w:r>
      <w:fldSimple w:instr=" SEQ Tabel \* ARABIC ">
        <w:r w:rsidR="002E3237">
          <w:rPr>
            <w:noProof/>
          </w:rPr>
          <w:t>19</w:t>
        </w:r>
      </w:fldSimple>
      <w:r>
        <w:t xml:space="preserve"> Use Case Description UC-11 Mengelola Tim dan Hak Akses</w:t>
      </w:r>
      <w:bookmarkEnd w:id="73"/>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8"/>
        <w:gridCol w:w="3242"/>
        <w:gridCol w:w="3242"/>
      </w:tblGrid>
      <w:tr w:rsidR="00DA7AD2" w14:paraId="74533427" w14:textId="77777777">
        <w:tc>
          <w:tcPr>
            <w:tcW w:w="2041" w:type="dxa"/>
            <w:shd w:val="clear" w:color="auto" w:fill="EDEDED"/>
          </w:tcPr>
          <w:p w14:paraId="508080F6" w14:textId="77777777" w:rsidR="00DA7AD2" w:rsidRDefault="00474115">
            <w:r>
              <w:rPr>
                <w:b/>
                <w:sz w:val="20"/>
              </w:rPr>
              <w:t>Nama Use Case</w:t>
            </w:r>
          </w:p>
        </w:tc>
        <w:tc>
          <w:tcPr>
            <w:tcW w:w="6462" w:type="dxa"/>
            <w:gridSpan w:val="2"/>
          </w:tcPr>
          <w:p w14:paraId="6CE04F68" w14:textId="77777777" w:rsidR="00DA7AD2" w:rsidRDefault="00474115">
            <w:r>
              <w:rPr>
                <w:sz w:val="20"/>
              </w:rPr>
              <w:t>Mengelola Tim dan Hak Akses</w:t>
            </w:r>
          </w:p>
        </w:tc>
      </w:tr>
      <w:tr w:rsidR="00DA7AD2" w14:paraId="7DF0B9E9" w14:textId="77777777">
        <w:tc>
          <w:tcPr>
            <w:tcW w:w="2041" w:type="dxa"/>
            <w:shd w:val="clear" w:color="auto" w:fill="EDEDED"/>
          </w:tcPr>
          <w:p w14:paraId="3704A13F" w14:textId="77777777" w:rsidR="00DA7AD2" w:rsidRDefault="00474115">
            <w:r>
              <w:rPr>
                <w:b/>
                <w:sz w:val="20"/>
              </w:rPr>
              <w:t>Nomor Use Case</w:t>
            </w:r>
          </w:p>
        </w:tc>
        <w:tc>
          <w:tcPr>
            <w:tcW w:w="6462" w:type="dxa"/>
            <w:gridSpan w:val="2"/>
          </w:tcPr>
          <w:p w14:paraId="47AAC913" w14:textId="77777777" w:rsidR="00DA7AD2" w:rsidRDefault="00474115">
            <w:r>
              <w:rPr>
                <w:sz w:val="20"/>
              </w:rPr>
              <w:t>UC-11</w:t>
            </w:r>
          </w:p>
        </w:tc>
      </w:tr>
      <w:tr w:rsidR="00DA7AD2" w14:paraId="14AF3811" w14:textId="77777777">
        <w:tc>
          <w:tcPr>
            <w:tcW w:w="2041" w:type="dxa"/>
            <w:shd w:val="clear" w:color="auto" w:fill="EDEDED"/>
          </w:tcPr>
          <w:p w14:paraId="171921F3" w14:textId="77777777" w:rsidR="00DA7AD2" w:rsidRDefault="00474115">
            <w:r>
              <w:rPr>
                <w:b/>
                <w:sz w:val="20"/>
              </w:rPr>
              <w:t>Aktor</w:t>
            </w:r>
          </w:p>
        </w:tc>
        <w:tc>
          <w:tcPr>
            <w:tcW w:w="6462" w:type="dxa"/>
            <w:gridSpan w:val="2"/>
          </w:tcPr>
          <w:p w14:paraId="3A3815F5" w14:textId="77777777" w:rsidR="00DA7AD2" w:rsidRDefault="00474115">
            <w:r>
              <w:rPr>
                <w:sz w:val="20"/>
              </w:rPr>
              <w:t>Administrator</w:t>
            </w:r>
          </w:p>
        </w:tc>
      </w:tr>
      <w:tr w:rsidR="00DA7AD2" w14:paraId="634FF5A6" w14:textId="77777777">
        <w:tc>
          <w:tcPr>
            <w:tcW w:w="2041" w:type="dxa"/>
            <w:shd w:val="clear" w:color="auto" w:fill="EDEDED"/>
          </w:tcPr>
          <w:p w14:paraId="21069269" w14:textId="77777777" w:rsidR="00DA7AD2" w:rsidRDefault="00474115">
            <w:r>
              <w:rPr>
                <w:b/>
                <w:sz w:val="20"/>
              </w:rPr>
              <w:t>Deskripsi Singkat</w:t>
            </w:r>
          </w:p>
        </w:tc>
        <w:tc>
          <w:tcPr>
            <w:tcW w:w="6462" w:type="dxa"/>
            <w:gridSpan w:val="2"/>
          </w:tcPr>
          <w:p w14:paraId="142B7C65" w14:textId="77777777" w:rsidR="00DA7AD2" w:rsidRDefault="00474115">
            <w:r>
              <w:rPr>
                <w:sz w:val="20"/>
              </w:rPr>
              <w:t>Administrator menambah pengguna, menetapkan peran, mengatur level akses per nomor WhatsApp, dan menonaktifkan pengguna.</w:t>
            </w:r>
          </w:p>
        </w:tc>
      </w:tr>
      <w:tr w:rsidR="00DA7AD2" w14:paraId="7660B328" w14:textId="77777777">
        <w:tc>
          <w:tcPr>
            <w:tcW w:w="2041" w:type="dxa"/>
            <w:shd w:val="clear" w:color="auto" w:fill="EDEDED"/>
          </w:tcPr>
          <w:p w14:paraId="0D8FBBAC" w14:textId="77777777" w:rsidR="00DA7AD2" w:rsidRDefault="00474115">
            <w:r>
              <w:rPr>
                <w:b/>
                <w:sz w:val="20"/>
              </w:rPr>
              <w:t>Pre Condition</w:t>
            </w:r>
          </w:p>
        </w:tc>
        <w:tc>
          <w:tcPr>
            <w:tcW w:w="6462" w:type="dxa"/>
            <w:gridSpan w:val="2"/>
          </w:tcPr>
          <w:p w14:paraId="5E1F6B35" w14:textId="77777777" w:rsidR="00DA7AD2" w:rsidRDefault="00474115">
            <w:r>
              <w:rPr>
                <w:sz w:val="20"/>
              </w:rPr>
              <w:t>Administrator telah login (include UC-01).</w:t>
            </w:r>
          </w:p>
        </w:tc>
      </w:tr>
      <w:tr w:rsidR="00DA7AD2" w14:paraId="48FDE9B3" w14:textId="77777777">
        <w:tc>
          <w:tcPr>
            <w:tcW w:w="2041" w:type="dxa"/>
            <w:vMerge w:val="restart"/>
            <w:shd w:val="clear" w:color="auto" w:fill="EDEDED"/>
          </w:tcPr>
          <w:p w14:paraId="76C5FCBD" w14:textId="77777777" w:rsidR="00DA7AD2" w:rsidRDefault="00474115">
            <w:r>
              <w:rPr>
                <w:b/>
                <w:sz w:val="20"/>
              </w:rPr>
              <w:t>Basic Flow of Event</w:t>
            </w:r>
          </w:p>
        </w:tc>
        <w:tc>
          <w:tcPr>
            <w:tcW w:w="3231" w:type="dxa"/>
            <w:shd w:val="clear" w:color="auto" w:fill="D9D9D9"/>
          </w:tcPr>
          <w:p w14:paraId="247DDE91" w14:textId="77777777" w:rsidR="00DA7AD2" w:rsidRDefault="00474115">
            <w:pPr>
              <w:jc w:val="center"/>
            </w:pPr>
            <w:r>
              <w:rPr>
                <w:b/>
                <w:sz w:val="20"/>
              </w:rPr>
              <w:t>Aktor</w:t>
            </w:r>
          </w:p>
        </w:tc>
        <w:tc>
          <w:tcPr>
            <w:tcW w:w="3231" w:type="dxa"/>
            <w:shd w:val="clear" w:color="auto" w:fill="D9D9D9"/>
          </w:tcPr>
          <w:p w14:paraId="0BD0168E" w14:textId="77777777" w:rsidR="00DA7AD2" w:rsidRDefault="00474115">
            <w:pPr>
              <w:jc w:val="center"/>
            </w:pPr>
            <w:r>
              <w:rPr>
                <w:b/>
                <w:sz w:val="20"/>
              </w:rPr>
              <w:t>Sistem</w:t>
            </w:r>
          </w:p>
        </w:tc>
      </w:tr>
      <w:tr w:rsidR="00DA7AD2" w14:paraId="42159E31" w14:textId="77777777">
        <w:tc>
          <w:tcPr>
            <w:tcW w:w="2041" w:type="dxa"/>
            <w:vMerge/>
          </w:tcPr>
          <w:p w14:paraId="4FFB66FF" w14:textId="77777777" w:rsidR="00DA7AD2" w:rsidRDefault="00DA7AD2"/>
        </w:tc>
        <w:tc>
          <w:tcPr>
            <w:tcW w:w="3231" w:type="dxa"/>
          </w:tcPr>
          <w:p w14:paraId="7AAB1ED9" w14:textId="77777777" w:rsidR="00DA7AD2" w:rsidRDefault="00474115">
            <w:r>
              <w:rPr>
                <w:sz w:val="20"/>
              </w:rPr>
              <w:t>1. Memilih menu Tim &amp; Akses.</w:t>
            </w:r>
          </w:p>
        </w:tc>
        <w:tc>
          <w:tcPr>
            <w:tcW w:w="3231" w:type="dxa"/>
          </w:tcPr>
          <w:p w14:paraId="11CB5F59" w14:textId="77777777" w:rsidR="00DA7AD2" w:rsidRDefault="00DA7AD2"/>
        </w:tc>
      </w:tr>
      <w:tr w:rsidR="00DA7AD2" w14:paraId="2AB6BA4D" w14:textId="77777777">
        <w:tc>
          <w:tcPr>
            <w:tcW w:w="2041" w:type="dxa"/>
            <w:vMerge/>
          </w:tcPr>
          <w:p w14:paraId="526294DE" w14:textId="77777777" w:rsidR="00DA7AD2" w:rsidRDefault="00DA7AD2"/>
        </w:tc>
        <w:tc>
          <w:tcPr>
            <w:tcW w:w="3231" w:type="dxa"/>
          </w:tcPr>
          <w:p w14:paraId="2AF5E509" w14:textId="77777777" w:rsidR="00DA7AD2" w:rsidRDefault="00DA7AD2"/>
        </w:tc>
        <w:tc>
          <w:tcPr>
            <w:tcW w:w="3231" w:type="dxa"/>
          </w:tcPr>
          <w:p w14:paraId="366062B0" w14:textId="77777777" w:rsidR="00DA7AD2" w:rsidRDefault="00474115">
            <w:r>
              <w:rPr>
                <w:sz w:val="20"/>
              </w:rPr>
              <w:t>2. Menampilkan daftar pengguna, peran, dan akses nomor.</w:t>
            </w:r>
          </w:p>
        </w:tc>
      </w:tr>
      <w:tr w:rsidR="00DA7AD2" w14:paraId="458E3BB4" w14:textId="77777777">
        <w:tc>
          <w:tcPr>
            <w:tcW w:w="2041" w:type="dxa"/>
            <w:vMerge/>
          </w:tcPr>
          <w:p w14:paraId="3F15F6F0" w14:textId="77777777" w:rsidR="00DA7AD2" w:rsidRDefault="00DA7AD2"/>
        </w:tc>
        <w:tc>
          <w:tcPr>
            <w:tcW w:w="3231" w:type="dxa"/>
          </w:tcPr>
          <w:p w14:paraId="48AF1C4B" w14:textId="77777777" w:rsidR="00DA7AD2" w:rsidRDefault="00474115">
            <w:r>
              <w:rPr>
                <w:sz w:val="20"/>
              </w:rPr>
              <w:t>3. Menekan "Tambah Pengguna" atau memilih pengguna.</w:t>
            </w:r>
          </w:p>
        </w:tc>
        <w:tc>
          <w:tcPr>
            <w:tcW w:w="3231" w:type="dxa"/>
          </w:tcPr>
          <w:p w14:paraId="00DD518D" w14:textId="77777777" w:rsidR="00DA7AD2" w:rsidRDefault="00DA7AD2"/>
        </w:tc>
      </w:tr>
      <w:tr w:rsidR="00DA7AD2" w14:paraId="5398F296" w14:textId="77777777">
        <w:tc>
          <w:tcPr>
            <w:tcW w:w="2041" w:type="dxa"/>
            <w:vMerge/>
          </w:tcPr>
          <w:p w14:paraId="7C954C0B" w14:textId="77777777" w:rsidR="00DA7AD2" w:rsidRDefault="00DA7AD2"/>
        </w:tc>
        <w:tc>
          <w:tcPr>
            <w:tcW w:w="3231" w:type="dxa"/>
          </w:tcPr>
          <w:p w14:paraId="06933DA2" w14:textId="77777777" w:rsidR="00DA7AD2" w:rsidRDefault="00DA7AD2"/>
        </w:tc>
        <w:tc>
          <w:tcPr>
            <w:tcW w:w="3231" w:type="dxa"/>
          </w:tcPr>
          <w:p w14:paraId="59B01816" w14:textId="77777777" w:rsidR="00DA7AD2" w:rsidRDefault="00474115">
            <w:r>
              <w:rPr>
                <w:sz w:val="20"/>
              </w:rPr>
              <w:t>4. Menampilkan form nama, email, peran, dan matriks akses per nomor.</w:t>
            </w:r>
          </w:p>
        </w:tc>
      </w:tr>
      <w:tr w:rsidR="00DA7AD2" w14:paraId="2A8B25CE" w14:textId="77777777">
        <w:tc>
          <w:tcPr>
            <w:tcW w:w="2041" w:type="dxa"/>
            <w:vMerge/>
          </w:tcPr>
          <w:p w14:paraId="2D9F423B" w14:textId="77777777" w:rsidR="00DA7AD2" w:rsidRDefault="00DA7AD2"/>
        </w:tc>
        <w:tc>
          <w:tcPr>
            <w:tcW w:w="3231" w:type="dxa"/>
          </w:tcPr>
          <w:p w14:paraId="51BC8DD3" w14:textId="77777777" w:rsidR="00DA7AD2" w:rsidRDefault="00474115">
            <w:r>
              <w:rPr>
                <w:sz w:val="20"/>
              </w:rPr>
              <w:t>5. Mengisi form, memilih level akses tiap nomor, dan menekan "Simpan".</w:t>
            </w:r>
          </w:p>
        </w:tc>
        <w:tc>
          <w:tcPr>
            <w:tcW w:w="3231" w:type="dxa"/>
          </w:tcPr>
          <w:p w14:paraId="4999C0ED" w14:textId="77777777" w:rsidR="00DA7AD2" w:rsidRDefault="00DA7AD2"/>
        </w:tc>
      </w:tr>
      <w:tr w:rsidR="00DA7AD2" w14:paraId="42EBA561" w14:textId="77777777">
        <w:tc>
          <w:tcPr>
            <w:tcW w:w="2041" w:type="dxa"/>
            <w:vMerge/>
          </w:tcPr>
          <w:p w14:paraId="37362448" w14:textId="77777777" w:rsidR="00DA7AD2" w:rsidRDefault="00DA7AD2"/>
        </w:tc>
        <w:tc>
          <w:tcPr>
            <w:tcW w:w="3231" w:type="dxa"/>
          </w:tcPr>
          <w:p w14:paraId="331AACD5" w14:textId="77777777" w:rsidR="00DA7AD2" w:rsidRDefault="00DA7AD2"/>
        </w:tc>
        <w:tc>
          <w:tcPr>
            <w:tcW w:w="3231" w:type="dxa"/>
          </w:tcPr>
          <w:p w14:paraId="21653695" w14:textId="77777777" w:rsidR="00DA7AD2" w:rsidRDefault="00474115">
            <w:r>
              <w:rPr>
                <w:sz w:val="20"/>
              </w:rPr>
              <w:t>6. Memvalidasi, menyimpan pengguna dan akses nomor, serta mencatat log audit.</w:t>
            </w:r>
          </w:p>
        </w:tc>
      </w:tr>
      <w:tr w:rsidR="00DA7AD2" w14:paraId="77049F04" w14:textId="77777777">
        <w:tc>
          <w:tcPr>
            <w:tcW w:w="2041" w:type="dxa"/>
            <w:shd w:val="clear" w:color="auto" w:fill="EDEDED"/>
          </w:tcPr>
          <w:p w14:paraId="65345D5E" w14:textId="77777777" w:rsidR="00DA7AD2" w:rsidRDefault="00474115">
            <w:r>
              <w:rPr>
                <w:b/>
                <w:sz w:val="20"/>
              </w:rPr>
              <w:t>Post Condition</w:t>
            </w:r>
          </w:p>
        </w:tc>
        <w:tc>
          <w:tcPr>
            <w:tcW w:w="6462" w:type="dxa"/>
            <w:gridSpan w:val="2"/>
          </w:tcPr>
          <w:p w14:paraId="24EEC4E7" w14:textId="77777777" w:rsidR="00DA7AD2" w:rsidRDefault="00474115">
            <w:r>
              <w:rPr>
                <w:sz w:val="20"/>
              </w:rPr>
              <w:t>Akun dan hak akses tersimpan; perubahan langsung berlaku pada permintaan berikutnya.</w:t>
            </w:r>
          </w:p>
        </w:tc>
      </w:tr>
      <w:tr w:rsidR="00DA7AD2" w14:paraId="47ACE3EB" w14:textId="77777777">
        <w:tc>
          <w:tcPr>
            <w:tcW w:w="2041" w:type="dxa"/>
            <w:shd w:val="clear" w:color="auto" w:fill="EDEDED"/>
          </w:tcPr>
          <w:p w14:paraId="07555923" w14:textId="77777777" w:rsidR="00DA7AD2" w:rsidRDefault="00474115">
            <w:r>
              <w:rPr>
                <w:b/>
                <w:sz w:val="20"/>
              </w:rPr>
              <w:t>Alternative Flow</w:t>
            </w:r>
          </w:p>
        </w:tc>
        <w:tc>
          <w:tcPr>
            <w:tcW w:w="6462" w:type="dxa"/>
            <w:gridSpan w:val="2"/>
          </w:tcPr>
          <w:p w14:paraId="704950C7" w14:textId="77777777" w:rsidR="00DA7AD2" w:rsidRDefault="00474115">
            <w:r>
              <w:rPr>
                <w:sz w:val="20"/>
              </w:rPr>
              <w:t>A-1. Administrator menekan "Nonaktifkan"; sistem mengubah status pengguna dan mengakhiri sesinya.</w:t>
            </w:r>
          </w:p>
        </w:tc>
      </w:tr>
      <w:tr w:rsidR="00DA7AD2" w14:paraId="2ED7D3EF" w14:textId="77777777">
        <w:tc>
          <w:tcPr>
            <w:tcW w:w="2041" w:type="dxa"/>
            <w:shd w:val="clear" w:color="auto" w:fill="EDEDED"/>
          </w:tcPr>
          <w:p w14:paraId="4EB0915A" w14:textId="77777777" w:rsidR="00DA7AD2" w:rsidRDefault="00474115">
            <w:r>
              <w:rPr>
                <w:b/>
                <w:sz w:val="20"/>
              </w:rPr>
              <w:t>Error Condition</w:t>
            </w:r>
          </w:p>
        </w:tc>
        <w:tc>
          <w:tcPr>
            <w:tcW w:w="6462" w:type="dxa"/>
            <w:gridSpan w:val="2"/>
          </w:tcPr>
          <w:p w14:paraId="66C50182" w14:textId="77777777" w:rsidR="00DA7AD2" w:rsidRDefault="00474115">
            <w:r>
              <w:rPr>
                <w:sz w:val="20"/>
              </w:rPr>
              <w:t>Email sudah terdaftar: sistem menampilkan "Email sudah digunakan". Administrator mencoba menonaktifkan dirinya sendiri: ditolak.</w:t>
            </w:r>
          </w:p>
        </w:tc>
      </w:tr>
    </w:tbl>
    <w:p w14:paraId="28EA4D65" w14:textId="77777777" w:rsidR="00DA7AD2" w:rsidRDefault="00DA7AD2">
      <w:pPr>
        <w:spacing w:after="80"/>
      </w:pPr>
    </w:p>
    <w:p w14:paraId="3FA7DFCD" w14:textId="10D58131" w:rsidR="00DA7AD2" w:rsidRDefault="00474115">
      <w:pPr>
        <w:pStyle w:val="Caption"/>
        <w:keepNext/>
        <w:spacing w:before="120" w:after="160"/>
        <w:jc w:val="center"/>
      </w:pPr>
      <w:bookmarkStart w:id="74" w:name="_Toc242453107"/>
      <w:r>
        <w:t>Tabel 3.</w:t>
      </w:r>
      <w:fldSimple w:instr=" SEQ Tabel \* ARABIC ">
        <w:r w:rsidR="002E3237">
          <w:rPr>
            <w:noProof/>
          </w:rPr>
          <w:t>20</w:t>
        </w:r>
      </w:fldSimple>
      <w:r>
        <w:t xml:space="preserve"> Use Case Description UC-12 Melihat Log Audit</w:t>
      </w:r>
      <w:bookmarkEnd w:id="74"/>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8"/>
        <w:gridCol w:w="3242"/>
        <w:gridCol w:w="3242"/>
      </w:tblGrid>
      <w:tr w:rsidR="00DA7AD2" w14:paraId="4EEC6C74" w14:textId="77777777">
        <w:tc>
          <w:tcPr>
            <w:tcW w:w="2041" w:type="dxa"/>
            <w:shd w:val="clear" w:color="auto" w:fill="EDEDED"/>
          </w:tcPr>
          <w:p w14:paraId="26419996" w14:textId="77777777" w:rsidR="00DA7AD2" w:rsidRDefault="00474115">
            <w:r>
              <w:rPr>
                <w:b/>
                <w:sz w:val="20"/>
              </w:rPr>
              <w:t>Nama Use Case</w:t>
            </w:r>
          </w:p>
        </w:tc>
        <w:tc>
          <w:tcPr>
            <w:tcW w:w="6462" w:type="dxa"/>
            <w:gridSpan w:val="2"/>
          </w:tcPr>
          <w:p w14:paraId="3DADC85D" w14:textId="77777777" w:rsidR="00DA7AD2" w:rsidRDefault="00474115">
            <w:r>
              <w:rPr>
                <w:sz w:val="20"/>
              </w:rPr>
              <w:t>Melihat Log Audit</w:t>
            </w:r>
          </w:p>
        </w:tc>
      </w:tr>
      <w:tr w:rsidR="00DA7AD2" w14:paraId="5CDED5BC" w14:textId="77777777">
        <w:tc>
          <w:tcPr>
            <w:tcW w:w="2041" w:type="dxa"/>
            <w:shd w:val="clear" w:color="auto" w:fill="EDEDED"/>
          </w:tcPr>
          <w:p w14:paraId="5F0981B8" w14:textId="77777777" w:rsidR="00DA7AD2" w:rsidRDefault="00474115">
            <w:r>
              <w:rPr>
                <w:b/>
                <w:sz w:val="20"/>
              </w:rPr>
              <w:t>Nomor Use Case</w:t>
            </w:r>
          </w:p>
        </w:tc>
        <w:tc>
          <w:tcPr>
            <w:tcW w:w="6462" w:type="dxa"/>
            <w:gridSpan w:val="2"/>
          </w:tcPr>
          <w:p w14:paraId="0AC2590C" w14:textId="77777777" w:rsidR="00DA7AD2" w:rsidRDefault="00474115">
            <w:r>
              <w:rPr>
                <w:sz w:val="20"/>
              </w:rPr>
              <w:t>UC-12</w:t>
            </w:r>
          </w:p>
        </w:tc>
      </w:tr>
      <w:tr w:rsidR="00DA7AD2" w14:paraId="58C45649" w14:textId="77777777">
        <w:tc>
          <w:tcPr>
            <w:tcW w:w="2041" w:type="dxa"/>
            <w:shd w:val="clear" w:color="auto" w:fill="EDEDED"/>
          </w:tcPr>
          <w:p w14:paraId="6BBA65DC" w14:textId="77777777" w:rsidR="00DA7AD2" w:rsidRDefault="00474115">
            <w:r>
              <w:rPr>
                <w:b/>
                <w:sz w:val="20"/>
              </w:rPr>
              <w:t>Aktor</w:t>
            </w:r>
          </w:p>
        </w:tc>
        <w:tc>
          <w:tcPr>
            <w:tcW w:w="6462" w:type="dxa"/>
            <w:gridSpan w:val="2"/>
          </w:tcPr>
          <w:p w14:paraId="68E29D95" w14:textId="77777777" w:rsidR="00DA7AD2" w:rsidRDefault="00474115">
            <w:r>
              <w:rPr>
                <w:sz w:val="20"/>
              </w:rPr>
              <w:t>Supervisor, Administrator</w:t>
            </w:r>
          </w:p>
        </w:tc>
      </w:tr>
      <w:tr w:rsidR="00DA7AD2" w14:paraId="2DF70347" w14:textId="77777777">
        <w:tc>
          <w:tcPr>
            <w:tcW w:w="2041" w:type="dxa"/>
            <w:shd w:val="clear" w:color="auto" w:fill="EDEDED"/>
          </w:tcPr>
          <w:p w14:paraId="7F2F23B4" w14:textId="77777777" w:rsidR="00DA7AD2" w:rsidRDefault="00474115">
            <w:r>
              <w:rPr>
                <w:b/>
                <w:sz w:val="20"/>
              </w:rPr>
              <w:t>Deskripsi Singkat</w:t>
            </w:r>
          </w:p>
        </w:tc>
        <w:tc>
          <w:tcPr>
            <w:tcW w:w="6462" w:type="dxa"/>
            <w:gridSpan w:val="2"/>
          </w:tcPr>
          <w:p w14:paraId="4E79B3E4" w14:textId="77777777" w:rsidR="00DA7AD2" w:rsidRDefault="00474115">
            <w:r>
              <w:rPr>
                <w:sz w:val="20"/>
              </w:rPr>
              <w:t>Pengguna menelusuri riwayat tindakan penting (login, perubahan pengaturan, ambil alih, perubahan akses) berdasarkan pelaku, jenis aksi, dan rentang tanggal.</w:t>
            </w:r>
          </w:p>
        </w:tc>
      </w:tr>
      <w:tr w:rsidR="00DA7AD2" w14:paraId="6DABF74D" w14:textId="77777777">
        <w:tc>
          <w:tcPr>
            <w:tcW w:w="2041" w:type="dxa"/>
            <w:shd w:val="clear" w:color="auto" w:fill="EDEDED"/>
          </w:tcPr>
          <w:p w14:paraId="78457F46" w14:textId="77777777" w:rsidR="00DA7AD2" w:rsidRDefault="00474115">
            <w:r>
              <w:rPr>
                <w:b/>
                <w:sz w:val="20"/>
              </w:rPr>
              <w:t>Pre Condition</w:t>
            </w:r>
          </w:p>
        </w:tc>
        <w:tc>
          <w:tcPr>
            <w:tcW w:w="6462" w:type="dxa"/>
            <w:gridSpan w:val="2"/>
          </w:tcPr>
          <w:p w14:paraId="1D30A162" w14:textId="77777777" w:rsidR="00DA7AD2" w:rsidRDefault="00474115">
            <w:r>
              <w:rPr>
                <w:sz w:val="20"/>
              </w:rPr>
              <w:t>Pengguna telah login (include UC-01).</w:t>
            </w:r>
          </w:p>
        </w:tc>
      </w:tr>
      <w:tr w:rsidR="00DA7AD2" w14:paraId="4415F75C" w14:textId="77777777">
        <w:tc>
          <w:tcPr>
            <w:tcW w:w="2041" w:type="dxa"/>
            <w:vMerge w:val="restart"/>
            <w:shd w:val="clear" w:color="auto" w:fill="EDEDED"/>
          </w:tcPr>
          <w:p w14:paraId="793B48D8" w14:textId="77777777" w:rsidR="00DA7AD2" w:rsidRDefault="00474115">
            <w:r>
              <w:rPr>
                <w:b/>
                <w:sz w:val="20"/>
              </w:rPr>
              <w:t>Basic Flow of Event</w:t>
            </w:r>
          </w:p>
        </w:tc>
        <w:tc>
          <w:tcPr>
            <w:tcW w:w="3231" w:type="dxa"/>
            <w:shd w:val="clear" w:color="auto" w:fill="D9D9D9"/>
          </w:tcPr>
          <w:p w14:paraId="72667AAE" w14:textId="77777777" w:rsidR="00DA7AD2" w:rsidRDefault="00474115">
            <w:pPr>
              <w:jc w:val="center"/>
            </w:pPr>
            <w:r>
              <w:rPr>
                <w:b/>
                <w:sz w:val="20"/>
              </w:rPr>
              <w:t>Aktor</w:t>
            </w:r>
          </w:p>
        </w:tc>
        <w:tc>
          <w:tcPr>
            <w:tcW w:w="3231" w:type="dxa"/>
            <w:shd w:val="clear" w:color="auto" w:fill="D9D9D9"/>
          </w:tcPr>
          <w:p w14:paraId="607D5AEC" w14:textId="77777777" w:rsidR="00DA7AD2" w:rsidRDefault="00474115">
            <w:pPr>
              <w:jc w:val="center"/>
            </w:pPr>
            <w:r>
              <w:rPr>
                <w:b/>
                <w:sz w:val="20"/>
              </w:rPr>
              <w:t>Sistem</w:t>
            </w:r>
          </w:p>
        </w:tc>
      </w:tr>
      <w:tr w:rsidR="00DA7AD2" w14:paraId="0EACF09C" w14:textId="77777777">
        <w:tc>
          <w:tcPr>
            <w:tcW w:w="2041" w:type="dxa"/>
            <w:vMerge/>
          </w:tcPr>
          <w:p w14:paraId="19BF6648" w14:textId="77777777" w:rsidR="00DA7AD2" w:rsidRDefault="00DA7AD2"/>
        </w:tc>
        <w:tc>
          <w:tcPr>
            <w:tcW w:w="3231" w:type="dxa"/>
          </w:tcPr>
          <w:p w14:paraId="5EC3942C" w14:textId="77777777" w:rsidR="00DA7AD2" w:rsidRDefault="00474115">
            <w:r>
              <w:rPr>
                <w:sz w:val="20"/>
              </w:rPr>
              <w:t>1. Memilih menu Log Audit.</w:t>
            </w:r>
          </w:p>
        </w:tc>
        <w:tc>
          <w:tcPr>
            <w:tcW w:w="3231" w:type="dxa"/>
          </w:tcPr>
          <w:p w14:paraId="101848C9" w14:textId="77777777" w:rsidR="00DA7AD2" w:rsidRDefault="00DA7AD2"/>
        </w:tc>
      </w:tr>
      <w:tr w:rsidR="00DA7AD2" w14:paraId="40C6DCAD" w14:textId="77777777">
        <w:tc>
          <w:tcPr>
            <w:tcW w:w="2041" w:type="dxa"/>
            <w:vMerge/>
          </w:tcPr>
          <w:p w14:paraId="1B973CE2" w14:textId="77777777" w:rsidR="00DA7AD2" w:rsidRDefault="00DA7AD2"/>
        </w:tc>
        <w:tc>
          <w:tcPr>
            <w:tcW w:w="3231" w:type="dxa"/>
          </w:tcPr>
          <w:p w14:paraId="14076406" w14:textId="77777777" w:rsidR="00DA7AD2" w:rsidRDefault="00DA7AD2"/>
        </w:tc>
        <w:tc>
          <w:tcPr>
            <w:tcW w:w="3231" w:type="dxa"/>
          </w:tcPr>
          <w:p w14:paraId="7A94FD50" w14:textId="77777777" w:rsidR="00DA7AD2" w:rsidRDefault="00474115">
            <w:r>
              <w:rPr>
                <w:sz w:val="20"/>
              </w:rPr>
              <w:t>2. Menampilkan log terbaru.</w:t>
            </w:r>
          </w:p>
        </w:tc>
      </w:tr>
      <w:tr w:rsidR="00DA7AD2" w14:paraId="06BC4930" w14:textId="77777777">
        <w:tc>
          <w:tcPr>
            <w:tcW w:w="2041" w:type="dxa"/>
            <w:vMerge/>
          </w:tcPr>
          <w:p w14:paraId="280CA101" w14:textId="77777777" w:rsidR="00DA7AD2" w:rsidRDefault="00DA7AD2"/>
        </w:tc>
        <w:tc>
          <w:tcPr>
            <w:tcW w:w="3231" w:type="dxa"/>
          </w:tcPr>
          <w:p w14:paraId="07897A22" w14:textId="77777777" w:rsidR="00DA7AD2" w:rsidRDefault="00474115">
            <w:r>
              <w:rPr>
                <w:sz w:val="20"/>
              </w:rPr>
              <w:t>3. Mengisi filter pelaku, jenis aksi, dan rentang tanggal.</w:t>
            </w:r>
          </w:p>
        </w:tc>
        <w:tc>
          <w:tcPr>
            <w:tcW w:w="3231" w:type="dxa"/>
          </w:tcPr>
          <w:p w14:paraId="401F2ADD" w14:textId="77777777" w:rsidR="00DA7AD2" w:rsidRDefault="00DA7AD2"/>
        </w:tc>
      </w:tr>
      <w:tr w:rsidR="00DA7AD2" w14:paraId="63ABCA60" w14:textId="77777777">
        <w:tc>
          <w:tcPr>
            <w:tcW w:w="2041" w:type="dxa"/>
            <w:vMerge/>
          </w:tcPr>
          <w:p w14:paraId="0050754E" w14:textId="77777777" w:rsidR="00DA7AD2" w:rsidRDefault="00DA7AD2"/>
        </w:tc>
        <w:tc>
          <w:tcPr>
            <w:tcW w:w="3231" w:type="dxa"/>
          </w:tcPr>
          <w:p w14:paraId="29B0F406" w14:textId="77777777" w:rsidR="00DA7AD2" w:rsidRDefault="00DA7AD2"/>
        </w:tc>
        <w:tc>
          <w:tcPr>
            <w:tcW w:w="3231" w:type="dxa"/>
          </w:tcPr>
          <w:p w14:paraId="048E56FD" w14:textId="77777777" w:rsidR="00DA7AD2" w:rsidRDefault="00474115">
            <w:r>
              <w:rPr>
                <w:sz w:val="20"/>
              </w:rPr>
              <w:t>4. Mengambil dan menampilkan log sesuai filter.</w:t>
            </w:r>
          </w:p>
        </w:tc>
      </w:tr>
      <w:tr w:rsidR="00DA7AD2" w14:paraId="15DBBE82" w14:textId="77777777">
        <w:tc>
          <w:tcPr>
            <w:tcW w:w="2041" w:type="dxa"/>
            <w:shd w:val="clear" w:color="auto" w:fill="EDEDED"/>
          </w:tcPr>
          <w:p w14:paraId="507FB3FE" w14:textId="77777777" w:rsidR="00DA7AD2" w:rsidRDefault="00474115">
            <w:r>
              <w:rPr>
                <w:b/>
                <w:sz w:val="20"/>
              </w:rPr>
              <w:t>Post Condition</w:t>
            </w:r>
          </w:p>
        </w:tc>
        <w:tc>
          <w:tcPr>
            <w:tcW w:w="6462" w:type="dxa"/>
            <w:gridSpan w:val="2"/>
          </w:tcPr>
          <w:p w14:paraId="4E28FF6C" w14:textId="77777777" w:rsidR="00DA7AD2" w:rsidRDefault="00474115">
            <w:r>
              <w:rPr>
                <w:sz w:val="20"/>
              </w:rPr>
              <w:t>Pengguna memperoleh daftar log yang sesuai filter.</w:t>
            </w:r>
          </w:p>
        </w:tc>
      </w:tr>
      <w:tr w:rsidR="00DA7AD2" w14:paraId="44E481DA" w14:textId="77777777">
        <w:tc>
          <w:tcPr>
            <w:tcW w:w="2041" w:type="dxa"/>
            <w:shd w:val="clear" w:color="auto" w:fill="EDEDED"/>
          </w:tcPr>
          <w:p w14:paraId="2A2846C3" w14:textId="77777777" w:rsidR="00DA7AD2" w:rsidRDefault="00474115">
            <w:r>
              <w:rPr>
                <w:b/>
                <w:sz w:val="20"/>
              </w:rPr>
              <w:t>Alternative Flow</w:t>
            </w:r>
          </w:p>
        </w:tc>
        <w:tc>
          <w:tcPr>
            <w:tcW w:w="6462" w:type="dxa"/>
            <w:gridSpan w:val="2"/>
          </w:tcPr>
          <w:p w14:paraId="662F6FE5" w14:textId="77777777" w:rsidR="00DA7AD2" w:rsidRDefault="00474115">
            <w:r>
              <w:rPr>
                <w:sz w:val="20"/>
              </w:rPr>
              <w:t>A-1. Pada langkah 5, pengguna memilih satu baris log; sistem menampilkan detail perubahan.</w:t>
            </w:r>
          </w:p>
        </w:tc>
      </w:tr>
      <w:tr w:rsidR="00DA7AD2" w14:paraId="19E5EC1A" w14:textId="77777777">
        <w:tc>
          <w:tcPr>
            <w:tcW w:w="2041" w:type="dxa"/>
            <w:shd w:val="clear" w:color="auto" w:fill="EDEDED"/>
          </w:tcPr>
          <w:p w14:paraId="0D5663FC" w14:textId="77777777" w:rsidR="00DA7AD2" w:rsidRDefault="00474115">
            <w:r>
              <w:rPr>
                <w:b/>
                <w:sz w:val="20"/>
              </w:rPr>
              <w:t>Error Condition</w:t>
            </w:r>
          </w:p>
        </w:tc>
        <w:tc>
          <w:tcPr>
            <w:tcW w:w="6462" w:type="dxa"/>
            <w:gridSpan w:val="2"/>
          </w:tcPr>
          <w:p w14:paraId="46468194" w14:textId="77777777" w:rsidR="00DA7AD2" w:rsidRDefault="00474115">
            <w:r>
              <w:rPr>
                <w:sz w:val="20"/>
              </w:rPr>
              <w:t>Tidak ada log sesuai filter: sistem menampilkan "Tidak ada aktivitas pada filter ini".</w:t>
            </w:r>
          </w:p>
        </w:tc>
      </w:tr>
    </w:tbl>
    <w:p w14:paraId="249F530D" w14:textId="77777777" w:rsidR="00DA7AD2" w:rsidRDefault="00DA7AD2">
      <w:pPr>
        <w:spacing w:after="80"/>
      </w:pPr>
    </w:p>
    <w:p w14:paraId="0F41D6A5" w14:textId="77777777" w:rsidR="00DA7AD2" w:rsidRDefault="00474115">
      <w:pPr>
        <w:pStyle w:val="Heading3"/>
        <w:keepNext/>
        <w:spacing w:before="200" w:after="120"/>
      </w:pPr>
      <w:bookmarkStart w:id="75" w:name="_Toc242453082"/>
      <w:r>
        <w:t>3.4.3 Sequence Diagram</w:t>
      </w:r>
      <w:bookmarkEnd w:id="75"/>
    </w:p>
    <w:p w14:paraId="6BD41EE7" w14:textId="77777777" w:rsidR="00DA7AD2" w:rsidRDefault="00474115">
      <w:pPr>
        <w:pStyle w:val="BodyText"/>
        <w:spacing w:after="120" w:line="360" w:lineRule="auto"/>
        <w:ind w:firstLine="567"/>
        <w:jc w:val="both"/>
      </w:pPr>
      <w:r>
        <w:t>Sequence diagram disusun untuk setiap use case pada use case diagram. Setiap diagram memuat aktor, objek antarmuka (View/boundary), pengendali (Cont/control), dan entitas (Ent/entity) beserta urutan pesan bernomor sesuai Basic Flow of Event pada use case description.</w:t>
      </w:r>
    </w:p>
    <w:p w14:paraId="43B26F24" w14:textId="77777777" w:rsidR="00DA7AD2" w:rsidRDefault="00474115">
      <w:pPr>
        <w:keepNext/>
        <w:jc w:val="center"/>
      </w:pPr>
      <w:r>
        <w:rPr>
          <w:noProof/>
        </w:rPr>
        <w:drawing>
          <wp:inline distT="0" distB="0" distL="0" distR="0" wp14:anchorId="24DCAFAF" wp14:editId="414CA464">
            <wp:extent cx="5400000" cy="21783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1 - Login.png"/>
                    <pic:cNvPicPr/>
                  </pic:nvPicPr>
                  <pic:blipFill>
                    <a:blip r:embed="rId12"/>
                    <a:stretch>
                      <a:fillRect/>
                    </a:stretch>
                  </pic:blipFill>
                  <pic:spPr>
                    <a:xfrm>
                      <a:off x="0" y="0"/>
                      <a:ext cx="5400000" cy="2178383"/>
                    </a:xfrm>
                    <a:prstGeom prst="rect">
                      <a:avLst/>
                    </a:prstGeom>
                  </pic:spPr>
                </pic:pic>
              </a:graphicData>
            </a:graphic>
          </wp:inline>
        </w:drawing>
      </w:r>
    </w:p>
    <w:p w14:paraId="2F5E8F39" w14:textId="50188375" w:rsidR="00DA7AD2" w:rsidRDefault="00474115">
      <w:pPr>
        <w:pStyle w:val="Caption"/>
        <w:spacing w:before="120" w:after="160"/>
        <w:jc w:val="center"/>
      </w:pPr>
      <w:bookmarkStart w:id="76" w:name="_Toc242453109"/>
      <w:r>
        <w:t>Gambar 3.</w:t>
      </w:r>
      <w:fldSimple w:instr=" SEQ Gambar \* ARABIC ">
        <w:r w:rsidR="002E3237">
          <w:rPr>
            <w:noProof/>
          </w:rPr>
          <w:t>2</w:t>
        </w:r>
      </w:fldSimple>
      <w:r>
        <w:t xml:space="preserve"> Sequence Diagram SD-01 Login</w:t>
      </w:r>
      <w:bookmarkEnd w:id="76"/>
    </w:p>
    <w:p w14:paraId="59A93AB3" w14:textId="77777777" w:rsidR="00DA7AD2" w:rsidRDefault="00474115">
      <w:pPr>
        <w:keepNext/>
        <w:jc w:val="center"/>
      </w:pPr>
      <w:r>
        <w:rPr>
          <w:noProof/>
        </w:rPr>
        <w:drawing>
          <wp:inline distT="0" distB="0" distL="0" distR="0" wp14:anchorId="344B65AC" wp14:editId="4B884D0D">
            <wp:extent cx="5400000" cy="2035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2 - Mengirim Pesan WhatsApp.png"/>
                    <pic:cNvPicPr/>
                  </pic:nvPicPr>
                  <pic:blipFill>
                    <a:blip r:embed="rId13"/>
                    <a:stretch>
                      <a:fillRect/>
                    </a:stretch>
                  </pic:blipFill>
                  <pic:spPr>
                    <a:xfrm>
                      <a:off x="0" y="0"/>
                      <a:ext cx="5400000" cy="2035879"/>
                    </a:xfrm>
                    <a:prstGeom prst="rect">
                      <a:avLst/>
                    </a:prstGeom>
                  </pic:spPr>
                </pic:pic>
              </a:graphicData>
            </a:graphic>
          </wp:inline>
        </w:drawing>
      </w:r>
    </w:p>
    <w:p w14:paraId="4C3DB952" w14:textId="096953DF" w:rsidR="00DA7AD2" w:rsidRDefault="00474115">
      <w:pPr>
        <w:pStyle w:val="Caption"/>
        <w:spacing w:before="120" w:after="160"/>
        <w:jc w:val="center"/>
      </w:pPr>
      <w:bookmarkStart w:id="77" w:name="_Toc242453110"/>
      <w:r>
        <w:t>Gambar 3.</w:t>
      </w:r>
      <w:fldSimple w:instr=" SEQ Gambar \* ARABIC ">
        <w:r w:rsidR="002E3237">
          <w:rPr>
            <w:noProof/>
          </w:rPr>
          <w:t>3</w:t>
        </w:r>
      </w:fldSimple>
      <w:r>
        <w:t xml:space="preserve"> Sequence Diagram SD-02 Mengirim Pesan WhatsApp</w:t>
      </w:r>
      <w:bookmarkEnd w:id="77"/>
    </w:p>
    <w:p w14:paraId="76FB65E3" w14:textId="77777777" w:rsidR="00DA7AD2" w:rsidRDefault="00474115">
      <w:pPr>
        <w:keepNext/>
        <w:jc w:val="center"/>
      </w:pPr>
      <w:r>
        <w:rPr>
          <w:noProof/>
        </w:rPr>
        <w:lastRenderedPageBreak/>
        <w:drawing>
          <wp:inline distT="0" distB="0" distL="0" distR="0" wp14:anchorId="4700D632" wp14:editId="06261A47">
            <wp:extent cx="5400000" cy="22449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3 - Menjawab Pesan Otomatis dengan AI.png"/>
                    <pic:cNvPicPr/>
                  </pic:nvPicPr>
                  <pic:blipFill>
                    <a:blip r:embed="rId14"/>
                    <a:stretch>
                      <a:fillRect/>
                    </a:stretch>
                  </pic:blipFill>
                  <pic:spPr>
                    <a:xfrm>
                      <a:off x="0" y="0"/>
                      <a:ext cx="5400000" cy="2244944"/>
                    </a:xfrm>
                    <a:prstGeom prst="rect">
                      <a:avLst/>
                    </a:prstGeom>
                  </pic:spPr>
                </pic:pic>
              </a:graphicData>
            </a:graphic>
          </wp:inline>
        </w:drawing>
      </w:r>
    </w:p>
    <w:p w14:paraId="2580B345" w14:textId="4270E5F0" w:rsidR="00DA7AD2" w:rsidRDefault="00474115">
      <w:pPr>
        <w:pStyle w:val="Caption"/>
        <w:spacing w:before="120" w:after="160"/>
        <w:jc w:val="center"/>
      </w:pPr>
      <w:bookmarkStart w:id="78" w:name="_Toc242453111"/>
      <w:r>
        <w:t>Gambar 3.</w:t>
      </w:r>
      <w:fldSimple w:instr=" SEQ Gambar \* ARABIC ">
        <w:r w:rsidR="002E3237">
          <w:rPr>
            <w:noProof/>
          </w:rPr>
          <w:t>4</w:t>
        </w:r>
      </w:fldSimple>
      <w:r>
        <w:t xml:space="preserve"> Sequence Diagram SD-03 Menjawab Pesan Otomatis dengan AI</w:t>
      </w:r>
      <w:bookmarkEnd w:id="78"/>
    </w:p>
    <w:p w14:paraId="556A3701" w14:textId="77777777" w:rsidR="00DA7AD2" w:rsidRDefault="00474115">
      <w:pPr>
        <w:keepNext/>
        <w:jc w:val="center"/>
      </w:pPr>
      <w:r>
        <w:rPr>
          <w:noProof/>
        </w:rPr>
        <w:drawing>
          <wp:inline distT="0" distB="0" distL="0" distR="0" wp14:anchorId="7ECACEA9" wp14:editId="4567246D">
            <wp:extent cx="5400000" cy="2973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4 - Mengelola Percakapan.png"/>
                    <pic:cNvPicPr/>
                  </pic:nvPicPr>
                  <pic:blipFill>
                    <a:blip r:embed="rId15"/>
                    <a:stretch>
                      <a:fillRect/>
                    </a:stretch>
                  </pic:blipFill>
                  <pic:spPr>
                    <a:xfrm>
                      <a:off x="0" y="0"/>
                      <a:ext cx="5400000" cy="2973370"/>
                    </a:xfrm>
                    <a:prstGeom prst="rect">
                      <a:avLst/>
                    </a:prstGeom>
                  </pic:spPr>
                </pic:pic>
              </a:graphicData>
            </a:graphic>
          </wp:inline>
        </w:drawing>
      </w:r>
    </w:p>
    <w:p w14:paraId="66CD1281" w14:textId="2FFB796A" w:rsidR="00DA7AD2" w:rsidRDefault="00474115">
      <w:pPr>
        <w:pStyle w:val="Caption"/>
        <w:spacing w:before="120" w:after="160"/>
        <w:jc w:val="center"/>
      </w:pPr>
      <w:bookmarkStart w:id="79" w:name="_Toc242453112"/>
      <w:r>
        <w:t>Gambar 3.</w:t>
      </w:r>
      <w:fldSimple w:instr=" SEQ Gambar \* ARABIC ">
        <w:r w:rsidR="002E3237">
          <w:rPr>
            <w:noProof/>
          </w:rPr>
          <w:t>5</w:t>
        </w:r>
      </w:fldSimple>
      <w:r>
        <w:t xml:space="preserve"> Sequence Diagram SD-04 Mengelola Percakapan</w:t>
      </w:r>
      <w:bookmarkEnd w:id="79"/>
    </w:p>
    <w:p w14:paraId="644BC357" w14:textId="77777777" w:rsidR="00DA7AD2" w:rsidRDefault="00474115">
      <w:pPr>
        <w:keepNext/>
        <w:jc w:val="center"/>
      </w:pPr>
      <w:r>
        <w:rPr>
          <w:noProof/>
        </w:rPr>
        <w:lastRenderedPageBreak/>
        <w:drawing>
          <wp:inline distT="0" distB="0" distL="0" distR="0" wp14:anchorId="20ED4D2E" wp14:editId="4AB6A08C">
            <wp:extent cx="5400000" cy="26279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5 - Mengelola Prospek.png"/>
                    <pic:cNvPicPr/>
                  </pic:nvPicPr>
                  <pic:blipFill>
                    <a:blip r:embed="rId16"/>
                    <a:stretch>
                      <a:fillRect/>
                    </a:stretch>
                  </pic:blipFill>
                  <pic:spPr>
                    <a:xfrm>
                      <a:off x="0" y="0"/>
                      <a:ext cx="5400000" cy="2627971"/>
                    </a:xfrm>
                    <a:prstGeom prst="rect">
                      <a:avLst/>
                    </a:prstGeom>
                  </pic:spPr>
                </pic:pic>
              </a:graphicData>
            </a:graphic>
          </wp:inline>
        </w:drawing>
      </w:r>
    </w:p>
    <w:p w14:paraId="4991D0B3" w14:textId="79A80742" w:rsidR="00DA7AD2" w:rsidRDefault="00474115">
      <w:pPr>
        <w:pStyle w:val="Caption"/>
        <w:spacing w:before="120" w:after="160"/>
        <w:jc w:val="center"/>
      </w:pPr>
      <w:bookmarkStart w:id="80" w:name="_Toc242453113"/>
      <w:r>
        <w:t>Gambar 3.</w:t>
      </w:r>
      <w:fldSimple w:instr=" SEQ Gambar \* ARABIC ">
        <w:r w:rsidR="002E3237">
          <w:rPr>
            <w:noProof/>
          </w:rPr>
          <w:t>6</w:t>
        </w:r>
      </w:fldSimple>
      <w:r>
        <w:t xml:space="preserve"> Sequence Diagram SD-05 Mengelola Prospek</w:t>
      </w:r>
      <w:bookmarkEnd w:id="80"/>
    </w:p>
    <w:p w14:paraId="7A0032AC" w14:textId="77777777" w:rsidR="00DA7AD2" w:rsidRDefault="00474115">
      <w:pPr>
        <w:keepNext/>
        <w:jc w:val="center"/>
      </w:pPr>
      <w:r>
        <w:rPr>
          <w:noProof/>
        </w:rPr>
        <w:drawing>
          <wp:inline distT="0" distB="0" distL="0" distR="0" wp14:anchorId="5B39F599" wp14:editId="598FC725">
            <wp:extent cx="5400000" cy="3327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6 - Mengelola Kontak Pelanggan.png"/>
                    <pic:cNvPicPr/>
                  </pic:nvPicPr>
                  <pic:blipFill>
                    <a:blip r:embed="rId17"/>
                    <a:stretch>
                      <a:fillRect/>
                    </a:stretch>
                  </pic:blipFill>
                  <pic:spPr>
                    <a:xfrm>
                      <a:off x="0" y="0"/>
                      <a:ext cx="5400000" cy="3327835"/>
                    </a:xfrm>
                    <a:prstGeom prst="rect">
                      <a:avLst/>
                    </a:prstGeom>
                  </pic:spPr>
                </pic:pic>
              </a:graphicData>
            </a:graphic>
          </wp:inline>
        </w:drawing>
      </w:r>
    </w:p>
    <w:p w14:paraId="74A4F3E8" w14:textId="11925503" w:rsidR="00DA7AD2" w:rsidRDefault="00474115">
      <w:pPr>
        <w:pStyle w:val="Caption"/>
        <w:spacing w:before="120" w:after="160"/>
        <w:jc w:val="center"/>
      </w:pPr>
      <w:bookmarkStart w:id="81" w:name="_Toc242453114"/>
      <w:r>
        <w:t>Gambar 3.</w:t>
      </w:r>
      <w:fldSimple w:instr=" SEQ Gambar \* ARABIC ">
        <w:r w:rsidR="002E3237">
          <w:rPr>
            <w:noProof/>
          </w:rPr>
          <w:t>7</w:t>
        </w:r>
      </w:fldSimple>
      <w:r>
        <w:t xml:space="preserve"> Sequence Diagram SD-06 Mengelola Kontak Pelanggan</w:t>
      </w:r>
      <w:bookmarkEnd w:id="81"/>
    </w:p>
    <w:p w14:paraId="772DFC0C" w14:textId="77777777" w:rsidR="00DA7AD2" w:rsidRDefault="00474115">
      <w:pPr>
        <w:keepNext/>
        <w:jc w:val="center"/>
      </w:pPr>
      <w:r>
        <w:rPr>
          <w:noProof/>
        </w:rPr>
        <w:lastRenderedPageBreak/>
        <w:drawing>
          <wp:inline distT="0" distB="0" distL="0" distR="0" wp14:anchorId="7BD7CB1A" wp14:editId="20979D88">
            <wp:extent cx="5400000" cy="25822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7 - Melihat Dasbor Pemantauan.png"/>
                    <pic:cNvPicPr/>
                  </pic:nvPicPr>
                  <pic:blipFill>
                    <a:blip r:embed="rId18"/>
                    <a:stretch>
                      <a:fillRect/>
                    </a:stretch>
                  </pic:blipFill>
                  <pic:spPr>
                    <a:xfrm>
                      <a:off x="0" y="0"/>
                      <a:ext cx="5400000" cy="2582215"/>
                    </a:xfrm>
                    <a:prstGeom prst="rect">
                      <a:avLst/>
                    </a:prstGeom>
                  </pic:spPr>
                </pic:pic>
              </a:graphicData>
            </a:graphic>
          </wp:inline>
        </w:drawing>
      </w:r>
    </w:p>
    <w:p w14:paraId="3A2B406F" w14:textId="4D904C53" w:rsidR="00DA7AD2" w:rsidRDefault="00474115">
      <w:pPr>
        <w:pStyle w:val="Caption"/>
        <w:spacing w:before="120" w:after="160"/>
        <w:jc w:val="center"/>
      </w:pPr>
      <w:bookmarkStart w:id="82" w:name="_Toc242453115"/>
      <w:r>
        <w:t>Gambar 3.</w:t>
      </w:r>
      <w:fldSimple w:instr=" SEQ Gambar \* ARABIC ">
        <w:r w:rsidR="002E3237">
          <w:rPr>
            <w:noProof/>
          </w:rPr>
          <w:t>8</w:t>
        </w:r>
      </w:fldSimple>
      <w:r>
        <w:t xml:space="preserve"> Sequence Diagram SD-07 Melihat Dasbor Pemantauan</w:t>
      </w:r>
      <w:bookmarkEnd w:id="82"/>
    </w:p>
    <w:p w14:paraId="2853C7B4" w14:textId="77777777" w:rsidR="00DA7AD2" w:rsidRDefault="00474115">
      <w:pPr>
        <w:keepNext/>
        <w:jc w:val="center"/>
      </w:pPr>
      <w:r>
        <w:rPr>
          <w:noProof/>
        </w:rPr>
        <w:drawing>
          <wp:inline distT="0" distB="0" distL="0" distR="0" wp14:anchorId="73833242" wp14:editId="0B2C159A">
            <wp:extent cx="5400000" cy="24475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8 - Mengelola Nomor WhatsApp.png"/>
                    <pic:cNvPicPr/>
                  </pic:nvPicPr>
                  <pic:blipFill>
                    <a:blip r:embed="rId19"/>
                    <a:stretch>
                      <a:fillRect/>
                    </a:stretch>
                  </pic:blipFill>
                  <pic:spPr>
                    <a:xfrm>
                      <a:off x="0" y="0"/>
                      <a:ext cx="5400000" cy="2447515"/>
                    </a:xfrm>
                    <a:prstGeom prst="rect">
                      <a:avLst/>
                    </a:prstGeom>
                  </pic:spPr>
                </pic:pic>
              </a:graphicData>
            </a:graphic>
          </wp:inline>
        </w:drawing>
      </w:r>
    </w:p>
    <w:p w14:paraId="31211504" w14:textId="4C891700" w:rsidR="00DA7AD2" w:rsidRDefault="00474115">
      <w:pPr>
        <w:pStyle w:val="Caption"/>
        <w:spacing w:before="120" w:after="160"/>
        <w:jc w:val="center"/>
      </w:pPr>
      <w:bookmarkStart w:id="83" w:name="_Toc242453116"/>
      <w:r>
        <w:t>Gambar 3.</w:t>
      </w:r>
      <w:fldSimple w:instr=" SEQ Gambar \* ARABIC ">
        <w:r w:rsidR="002E3237">
          <w:rPr>
            <w:noProof/>
          </w:rPr>
          <w:t>9</w:t>
        </w:r>
      </w:fldSimple>
      <w:r>
        <w:t xml:space="preserve"> Sequence Diagram SD-08 Mengelola Nomor WhatsApp</w:t>
      </w:r>
      <w:bookmarkEnd w:id="83"/>
    </w:p>
    <w:p w14:paraId="5D2FFF03" w14:textId="77777777" w:rsidR="00DA7AD2" w:rsidRDefault="00474115">
      <w:pPr>
        <w:keepNext/>
        <w:jc w:val="center"/>
      </w:pPr>
      <w:r>
        <w:rPr>
          <w:noProof/>
        </w:rPr>
        <w:lastRenderedPageBreak/>
        <w:drawing>
          <wp:inline distT="0" distB="0" distL="0" distR="0" wp14:anchorId="35455F95" wp14:editId="4170982B">
            <wp:extent cx="5400000" cy="32331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9 - Mengelola Basis Pengetahuan.png"/>
                    <pic:cNvPicPr/>
                  </pic:nvPicPr>
                  <pic:blipFill>
                    <a:blip r:embed="rId20"/>
                    <a:stretch>
                      <a:fillRect/>
                    </a:stretch>
                  </pic:blipFill>
                  <pic:spPr>
                    <a:xfrm>
                      <a:off x="0" y="0"/>
                      <a:ext cx="5400000" cy="3233193"/>
                    </a:xfrm>
                    <a:prstGeom prst="rect">
                      <a:avLst/>
                    </a:prstGeom>
                  </pic:spPr>
                </pic:pic>
              </a:graphicData>
            </a:graphic>
          </wp:inline>
        </w:drawing>
      </w:r>
    </w:p>
    <w:p w14:paraId="1556F7A6" w14:textId="594618F1" w:rsidR="00DA7AD2" w:rsidRDefault="00474115">
      <w:pPr>
        <w:pStyle w:val="Caption"/>
        <w:spacing w:before="120" w:after="160"/>
        <w:jc w:val="center"/>
      </w:pPr>
      <w:bookmarkStart w:id="84" w:name="_Toc242453117"/>
      <w:r>
        <w:t>Gambar 3.</w:t>
      </w:r>
      <w:fldSimple w:instr=" SEQ Gambar \* ARABIC ">
        <w:r w:rsidR="002E3237">
          <w:rPr>
            <w:noProof/>
          </w:rPr>
          <w:t>10</w:t>
        </w:r>
      </w:fldSimple>
      <w:r>
        <w:t xml:space="preserve"> Sequence Diagram SD-09 Mengelola Basis Pengetahuan</w:t>
      </w:r>
      <w:bookmarkEnd w:id="84"/>
    </w:p>
    <w:p w14:paraId="446761D0" w14:textId="77777777" w:rsidR="00DA7AD2" w:rsidRDefault="00474115">
      <w:pPr>
        <w:keepNext/>
        <w:jc w:val="center"/>
      </w:pPr>
      <w:r>
        <w:rPr>
          <w:noProof/>
        </w:rPr>
        <w:drawing>
          <wp:inline distT="0" distB="0" distL="0" distR="0" wp14:anchorId="178A7693" wp14:editId="35F3ADC9">
            <wp:extent cx="5400000" cy="29772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0 - Mengatur AI dan Anti-ban.png"/>
                    <pic:cNvPicPr/>
                  </pic:nvPicPr>
                  <pic:blipFill>
                    <a:blip r:embed="rId21"/>
                    <a:stretch>
                      <a:fillRect/>
                    </a:stretch>
                  </pic:blipFill>
                  <pic:spPr>
                    <a:xfrm>
                      <a:off x="0" y="0"/>
                      <a:ext cx="5400000" cy="2977251"/>
                    </a:xfrm>
                    <a:prstGeom prst="rect">
                      <a:avLst/>
                    </a:prstGeom>
                  </pic:spPr>
                </pic:pic>
              </a:graphicData>
            </a:graphic>
          </wp:inline>
        </w:drawing>
      </w:r>
    </w:p>
    <w:p w14:paraId="4D203F7B" w14:textId="6BA7EA10" w:rsidR="00DA7AD2" w:rsidRDefault="00474115">
      <w:pPr>
        <w:pStyle w:val="Caption"/>
        <w:spacing w:before="120" w:after="160"/>
        <w:jc w:val="center"/>
      </w:pPr>
      <w:bookmarkStart w:id="85" w:name="_Toc242453118"/>
      <w:r>
        <w:t>Gambar 3.</w:t>
      </w:r>
      <w:fldSimple w:instr=" SEQ Gambar \* ARABIC ">
        <w:r w:rsidR="002E3237">
          <w:rPr>
            <w:noProof/>
          </w:rPr>
          <w:t>11</w:t>
        </w:r>
      </w:fldSimple>
      <w:r>
        <w:t xml:space="preserve"> Sequence Diagram SD-10 Mengatur AI dan Anti-ban</w:t>
      </w:r>
      <w:bookmarkEnd w:id="85"/>
    </w:p>
    <w:p w14:paraId="69302022" w14:textId="77777777" w:rsidR="00DA7AD2" w:rsidRDefault="00474115">
      <w:pPr>
        <w:keepNext/>
        <w:jc w:val="center"/>
      </w:pPr>
      <w:r>
        <w:rPr>
          <w:noProof/>
        </w:rPr>
        <w:lastRenderedPageBreak/>
        <w:drawing>
          <wp:inline distT="0" distB="0" distL="0" distR="0" wp14:anchorId="605EBD54" wp14:editId="2D921A08">
            <wp:extent cx="5400000" cy="27248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1 - Mengelola Tim dan Hak Akses.png"/>
                    <pic:cNvPicPr/>
                  </pic:nvPicPr>
                  <pic:blipFill>
                    <a:blip r:embed="rId22"/>
                    <a:stretch>
                      <a:fillRect/>
                    </a:stretch>
                  </pic:blipFill>
                  <pic:spPr>
                    <a:xfrm>
                      <a:off x="0" y="0"/>
                      <a:ext cx="5400000" cy="2724895"/>
                    </a:xfrm>
                    <a:prstGeom prst="rect">
                      <a:avLst/>
                    </a:prstGeom>
                  </pic:spPr>
                </pic:pic>
              </a:graphicData>
            </a:graphic>
          </wp:inline>
        </w:drawing>
      </w:r>
    </w:p>
    <w:p w14:paraId="764D9902" w14:textId="567A5601" w:rsidR="00DA7AD2" w:rsidRDefault="00474115">
      <w:pPr>
        <w:pStyle w:val="Caption"/>
        <w:spacing w:before="120" w:after="160"/>
        <w:jc w:val="center"/>
      </w:pPr>
      <w:bookmarkStart w:id="86" w:name="_Toc242453119"/>
      <w:r>
        <w:t>Gambar 3.</w:t>
      </w:r>
      <w:fldSimple w:instr=" SEQ Gambar \* ARABIC ">
        <w:r w:rsidR="002E3237">
          <w:rPr>
            <w:noProof/>
          </w:rPr>
          <w:t>12</w:t>
        </w:r>
      </w:fldSimple>
      <w:r>
        <w:t xml:space="preserve"> Sequence Diagram SD-11 Mengelola Tim dan Hak Akses</w:t>
      </w:r>
      <w:bookmarkEnd w:id="86"/>
    </w:p>
    <w:p w14:paraId="19F3C7B5" w14:textId="77777777" w:rsidR="00DA7AD2" w:rsidRDefault="00474115">
      <w:pPr>
        <w:keepNext/>
        <w:jc w:val="center"/>
      </w:pPr>
      <w:r>
        <w:rPr>
          <w:noProof/>
        </w:rPr>
        <w:drawing>
          <wp:inline distT="0" distB="0" distL="0" distR="0" wp14:anchorId="58FD6891" wp14:editId="0CA15D58">
            <wp:extent cx="5400000" cy="31370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2 - Melihat Log Audit.png"/>
                    <pic:cNvPicPr/>
                  </pic:nvPicPr>
                  <pic:blipFill>
                    <a:blip r:embed="rId23"/>
                    <a:stretch>
                      <a:fillRect/>
                    </a:stretch>
                  </pic:blipFill>
                  <pic:spPr>
                    <a:xfrm>
                      <a:off x="0" y="0"/>
                      <a:ext cx="5400000" cy="3137084"/>
                    </a:xfrm>
                    <a:prstGeom prst="rect">
                      <a:avLst/>
                    </a:prstGeom>
                  </pic:spPr>
                </pic:pic>
              </a:graphicData>
            </a:graphic>
          </wp:inline>
        </w:drawing>
      </w:r>
    </w:p>
    <w:p w14:paraId="38412679" w14:textId="06A15781" w:rsidR="00DA7AD2" w:rsidRDefault="00474115">
      <w:pPr>
        <w:pStyle w:val="Caption"/>
        <w:spacing w:before="120" w:after="160"/>
        <w:jc w:val="center"/>
      </w:pPr>
      <w:bookmarkStart w:id="87" w:name="_Toc242453120"/>
      <w:r>
        <w:t>Gambar 3.</w:t>
      </w:r>
      <w:fldSimple w:instr=" SEQ Gambar \* ARABIC ">
        <w:r w:rsidR="002E3237">
          <w:rPr>
            <w:noProof/>
          </w:rPr>
          <w:t>13</w:t>
        </w:r>
      </w:fldSimple>
      <w:r>
        <w:t xml:space="preserve"> Sequence Diagram SD-12 Melihat Log Audit</w:t>
      </w:r>
      <w:bookmarkEnd w:id="87"/>
    </w:p>
    <w:p w14:paraId="366DC0E1" w14:textId="77777777" w:rsidR="00DA7AD2" w:rsidRDefault="00474115">
      <w:pPr>
        <w:pStyle w:val="Heading3"/>
        <w:keepNext/>
        <w:spacing w:before="200" w:after="120"/>
      </w:pPr>
      <w:bookmarkStart w:id="88" w:name="_Toc242453083"/>
      <w:r>
        <w:t>3.4.4 Class Diagram</w:t>
      </w:r>
      <w:bookmarkEnd w:id="88"/>
    </w:p>
    <w:p w14:paraId="2B8D582C" w14:textId="77777777" w:rsidR="00DA7AD2" w:rsidRDefault="00474115">
      <w:pPr>
        <w:pStyle w:val="BodyText"/>
        <w:spacing w:after="120" w:line="360" w:lineRule="auto"/>
        <w:ind w:firstLine="567"/>
        <w:jc w:val="both"/>
      </w:pPr>
      <w:r>
        <w:t>Class diagram disusun dengan tata letak Model-View-Controller (MVC). Kolom kiri berisi kelas antarmuka (UI) beserta atribut dan operasi get/set, kolom tengah berisi kelas pengendali (Cont) yang memuat logika proses setiap use case, dan kolom kanan berisi kelas entitas (Ent) yang merepresentasikan data tersimpan.</w:t>
      </w:r>
    </w:p>
    <w:p w14:paraId="687C610E" w14:textId="77777777" w:rsidR="00DA7AD2" w:rsidRDefault="00474115">
      <w:pPr>
        <w:keepNext/>
        <w:jc w:val="center"/>
      </w:pPr>
      <w:r>
        <w:rPr>
          <w:noProof/>
        </w:rPr>
        <w:lastRenderedPageBreak/>
        <w:drawing>
          <wp:inline distT="0" distB="0" distL="0" distR="0" wp14:anchorId="2586A434" wp14:editId="39563150">
            <wp:extent cx="3617135" cy="7739999"/>
            <wp:effectExtent l="0" t="0" r="0" b="0"/>
            <wp:docPr id="837836001" name="Picture 83783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 SAPA (MVC).png"/>
                    <pic:cNvPicPr/>
                  </pic:nvPicPr>
                  <pic:blipFill>
                    <a:blip r:embed="rId24"/>
                    <a:stretch>
                      <a:fillRect/>
                    </a:stretch>
                  </pic:blipFill>
                  <pic:spPr>
                    <a:xfrm>
                      <a:off x="0" y="0"/>
                      <a:ext cx="3617135" cy="7739999"/>
                    </a:xfrm>
                    <a:prstGeom prst="rect">
                      <a:avLst/>
                    </a:prstGeom>
                  </pic:spPr>
                </pic:pic>
              </a:graphicData>
            </a:graphic>
          </wp:inline>
        </w:drawing>
      </w:r>
    </w:p>
    <w:p w14:paraId="06A44476" w14:textId="37E2C6B3" w:rsidR="00DA7AD2" w:rsidRDefault="00474115">
      <w:pPr>
        <w:pStyle w:val="Caption"/>
        <w:spacing w:before="120" w:after="160"/>
        <w:jc w:val="center"/>
      </w:pPr>
      <w:bookmarkStart w:id="89" w:name="_Toc242453121"/>
      <w:r>
        <w:t>Gambar 3.</w:t>
      </w:r>
      <w:fldSimple w:instr=" SEQ Gambar \* ARABIC ">
        <w:r w:rsidR="002E3237">
          <w:rPr>
            <w:noProof/>
          </w:rPr>
          <w:t>14</w:t>
        </w:r>
      </w:fldSimple>
      <w:r>
        <w:t xml:space="preserve"> Class Diagram SAPA dengan Layout MVC</w:t>
      </w:r>
      <w:bookmarkEnd w:id="89"/>
    </w:p>
    <w:p w14:paraId="66E30555" w14:textId="77777777" w:rsidR="00DA7AD2" w:rsidRDefault="00474115">
      <w:pPr>
        <w:pStyle w:val="Heading3"/>
        <w:keepNext/>
        <w:spacing w:before="200" w:after="120"/>
      </w:pPr>
      <w:bookmarkStart w:id="90" w:name="_Toc242453084"/>
      <w:r>
        <w:t>3.4.5 Activity Diagram</w:t>
      </w:r>
      <w:bookmarkEnd w:id="90"/>
    </w:p>
    <w:p w14:paraId="2E507D00" w14:textId="77777777" w:rsidR="00DA7AD2" w:rsidRDefault="00474115">
      <w:pPr>
        <w:pStyle w:val="BodyText"/>
        <w:spacing w:after="120" w:line="360" w:lineRule="auto"/>
        <w:ind w:firstLine="567"/>
        <w:jc w:val="both"/>
      </w:pPr>
      <w:r>
        <w:t xml:space="preserve">Activity diagram diturunkan dari setiap use case description. Swimlane kiri memuat </w:t>
      </w:r>
      <w:r>
        <w:lastRenderedPageBreak/>
        <w:t>aktivitas aktor dan swimlane kanan memuat aktivitas sistem; percabangan (decision) menggambarkan Alternative Flow dan Error Condition.</w:t>
      </w:r>
    </w:p>
    <w:p w14:paraId="60D82AC9" w14:textId="77777777" w:rsidR="00DA7AD2" w:rsidRDefault="00474115">
      <w:pPr>
        <w:keepNext/>
        <w:jc w:val="center"/>
      </w:pPr>
      <w:r>
        <w:rPr>
          <w:noProof/>
        </w:rPr>
        <w:drawing>
          <wp:inline distT="0" distB="0" distL="0" distR="0" wp14:anchorId="3AAE9C69" wp14:editId="57B33385">
            <wp:extent cx="5400000" cy="59582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1 - Login.png"/>
                    <pic:cNvPicPr/>
                  </pic:nvPicPr>
                  <pic:blipFill>
                    <a:blip r:embed="rId25"/>
                    <a:stretch>
                      <a:fillRect/>
                    </a:stretch>
                  </pic:blipFill>
                  <pic:spPr>
                    <a:xfrm>
                      <a:off x="0" y="0"/>
                      <a:ext cx="5400000" cy="5958202"/>
                    </a:xfrm>
                    <a:prstGeom prst="rect">
                      <a:avLst/>
                    </a:prstGeom>
                  </pic:spPr>
                </pic:pic>
              </a:graphicData>
            </a:graphic>
          </wp:inline>
        </w:drawing>
      </w:r>
    </w:p>
    <w:p w14:paraId="5FEE4D4A" w14:textId="1A1CFED3" w:rsidR="00DA7AD2" w:rsidRDefault="00474115">
      <w:pPr>
        <w:pStyle w:val="Caption"/>
        <w:spacing w:before="120" w:after="160"/>
        <w:jc w:val="center"/>
      </w:pPr>
      <w:bookmarkStart w:id="91" w:name="_Toc242453122"/>
      <w:r>
        <w:t>Gambar 3.</w:t>
      </w:r>
      <w:fldSimple w:instr=" SEQ Gambar \* ARABIC ">
        <w:r w:rsidR="002E3237">
          <w:rPr>
            <w:noProof/>
          </w:rPr>
          <w:t>15</w:t>
        </w:r>
      </w:fldSimple>
      <w:r>
        <w:t xml:space="preserve"> Activity Diagram AD-01 Login</w:t>
      </w:r>
      <w:bookmarkEnd w:id="91"/>
    </w:p>
    <w:p w14:paraId="5417FBC7" w14:textId="77777777" w:rsidR="00DA7AD2" w:rsidRDefault="00474115">
      <w:pPr>
        <w:keepNext/>
        <w:jc w:val="center"/>
      </w:pPr>
      <w:r>
        <w:rPr>
          <w:noProof/>
        </w:rPr>
        <w:lastRenderedPageBreak/>
        <w:drawing>
          <wp:inline distT="0" distB="0" distL="0" distR="0" wp14:anchorId="10CC6B2F" wp14:editId="0D3892D7">
            <wp:extent cx="5400000" cy="54606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2 - Mengirim Pesan WhatsApp.png"/>
                    <pic:cNvPicPr/>
                  </pic:nvPicPr>
                  <pic:blipFill>
                    <a:blip r:embed="rId26"/>
                    <a:stretch>
                      <a:fillRect/>
                    </a:stretch>
                  </pic:blipFill>
                  <pic:spPr>
                    <a:xfrm>
                      <a:off x="0" y="0"/>
                      <a:ext cx="5400000" cy="5460674"/>
                    </a:xfrm>
                    <a:prstGeom prst="rect">
                      <a:avLst/>
                    </a:prstGeom>
                  </pic:spPr>
                </pic:pic>
              </a:graphicData>
            </a:graphic>
          </wp:inline>
        </w:drawing>
      </w:r>
    </w:p>
    <w:p w14:paraId="3722F0B6" w14:textId="14F3CE13" w:rsidR="00DA7AD2" w:rsidRDefault="00474115">
      <w:pPr>
        <w:pStyle w:val="Caption"/>
        <w:spacing w:before="120" w:after="160"/>
        <w:jc w:val="center"/>
      </w:pPr>
      <w:bookmarkStart w:id="92" w:name="_Toc242453123"/>
      <w:r>
        <w:t>Gambar 3.</w:t>
      </w:r>
      <w:fldSimple w:instr=" SEQ Gambar \* ARABIC ">
        <w:r w:rsidR="002E3237">
          <w:rPr>
            <w:noProof/>
          </w:rPr>
          <w:t>16</w:t>
        </w:r>
      </w:fldSimple>
      <w:r>
        <w:t xml:space="preserve"> Activity Diagram AD-02 Mengirim Pesan WhatsApp</w:t>
      </w:r>
      <w:bookmarkEnd w:id="92"/>
    </w:p>
    <w:p w14:paraId="527953C7" w14:textId="77777777" w:rsidR="00DA7AD2" w:rsidRDefault="00474115">
      <w:pPr>
        <w:keepNext/>
        <w:jc w:val="center"/>
      </w:pPr>
      <w:r>
        <w:rPr>
          <w:noProof/>
        </w:rPr>
        <w:lastRenderedPageBreak/>
        <w:drawing>
          <wp:inline distT="0" distB="0" distL="0" distR="0" wp14:anchorId="4E65EE63" wp14:editId="37773338">
            <wp:extent cx="5400000" cy="74507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3 - Menjawab Pesan Otomatis dengan AI.png"/>
                    <pic:cNvPicPr/>
                  </pic:nvPicPr>
                  <pic:blipFill>
                    <a:blip r:embed="rId27"/>
                    <a:stretch>
                      <a:fillRect/>
                    </a:stretch>
                  </pic:blipFill>
                  <pic:spPr>
                    <a:xfrm>
                      <a:off x="0" y="0"/>
                      <a:ext cx="5400000" cy="7450787"/>
                    </a:xfrm>
                    <a:prstGeom prst="rect">
                      <a:avLst/>
                    </a:prstGeom>
                  </pic:spPr>
                </pic:pic>
              </a:graphicData>
            </a:graphic>
          </wp:inline>
        </w:drawing>
      </w:r>
    </w:p>
    <w:p w14:paraId="138FD515" w14:textId="6F83EB6B" w:rsidR="00DA7AD2" w:rsidRDefault="00474115">
      <w:pPr>
        <w:pStyle w:val="Caption"/>
        <w:spacing w:before="120" w:after="160"/>
        <w:jc w:val="center"/>
      </w:pPr>
      <w:bookmarkStart w:id="93" w:name="_Toc242453124"/>
      <w:r>
        <w:t>Gambar 3.</w:t>
      </w:r>
      <w:fldSimple w:instr=" SEQ Gambar \* ARABIC ">
        <w:r w:rsidR="002E3237">
          <w:rPr>
            <w:noProof/>
          </w:rPr>
          <w:t>17</w:t>
        </w:r>
      </w:fldSimple>
      <w:r>
        <w:t xml:space="preserve"> Activity Diagram AD-03 Menjawab Pesan Otomatis dengan AI</w:t>
      </w:r>
      <w:bookmarkEnd w:id="93"/>
    </w:p>
    <w:p w14:paraId="0FEE4DAA" w14:textId="77777777" w:rsidR="00DA7AD2" w:rsidRDefault="00474115">
      <w:pPr>
        <w:keepNext/>
        <w:jc w:val="center"/>
      </w:pPr>
      <w:r>
        <w:rPr>
          <w:noProof/>
        </w:rPr>
        <w:lastRenderedPageBreak/>
        <w:drawing>
          <wp:inline distT="0" distB="0" distL="0" distR="0" wp14:anchorId="72F4AA5B" wp14:editId="2F385C0C">
            <wp:extent cx="5400000" cy="69532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4 - Mengelola Percakapan.png"/>
                    <pic:cNvPicPr/>
                  </pic:nvPicPr>
                  <pic:blipFill>
                    <a:blip r:embed="rId28"/>
                    <a:stretch>
                      <a:fillRect/>
                    </a:stretch>
                  </pic:blipFill>
                  <pic:spPr>
                    <a:xfrm>
                      <a:off x="0" y="0"/>
                      <a:ext cx="5400000" cy="6953258"/>
                    </a:xfrm>
                    <a:prstGeom prst="rect">
                      <a:avLst/>
                    </a:prstGeom>
                  </pic:spPr>
                </pic:pic>
              </a:graphicData>
            </a:graphic>
          </wp:inline>
        </w:drawing>
      </w:r>
    </w:p>
    <w:p w14:paraId="44262DBA" w14:textId="121D4EFB" w:rsidR="00DA7AD2" w:rsidRDefault="00474115">
      <w:pPr>
        <w:pStyle w:val="Caption"/>
        <w:spacing w:before="120" w:after="160"/>
        <w:jc w:val="center"/>
      </w:pPr>
      <w:bookmarkStart w:id="94" w:name="_Toc242453125"/>
      <w:r>
        <w:t>Gambar 3.</w:t>
      </w:r>
      <w:fldSimple w:instr=" SEQ Gambar \* ARABIC ">
        <w:r w:rsidR="002E3237">
          <w:rPr>
            <w:noProof/>
          </w:rPr>
          <w:t>18</w:t>
        </w:r>
      </w:fldSimple>
      <w:r>
        <w:t xml:space="preserve"> Activity Diagram AD-04 Mengelola Percakapan</w:t>
      </w:r>
      <w:bookmarkEnd w:id="94"/>
    </w:p>
    <w:p w14:paraId="07B5108A" w14:textId="77777777" w:rsidR="00DA7AD2" w:rsidRDefault="00474115">
      <w:pPr>
        <w:keepNext/>
        <w:jc w:val="center"/>
      </w:pPr>
      <w:r>
        <w:rPr>
          <w:noProof/>
        </w:rPr>
        <w:lastRenderedPageBreak/>
        <w:drawing>
          <wp:inline distT="0" distB="0" distL="0" distR="0" wp14:anchorId="202FFCEC" wp14:editId="6C06A4ED">
            <wp:extent cx="5400000" cy="59582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5 - Mengelola Prospek.png"/>
                    <pic:cNvPicPr/>
                  </pic:nvPicPr>
                  <pic:blipFill>
                    <a:blip r:embed="rId29"/>
                    <a:stretch>
                      <a:fillRect/>
                    </a:stretch>
                  </pic:blipFill>
                  <pic:spPr>
                    <a:xfrm>
                      <a:off x="0" y="0"/>
                      <a:ext cx="5400000" cy="5958202"/>
                    </a:xfrm>
                    <a:prstGeom prst="rect">
                      <a:avLst/>
                    </a:prstGeom>
                  </pic:spPr>
                </pic:pic>
              </a:graphicData>
            </a:graphic>
          </wp:inline>
        </w:drawing>
      </w:r>
    </w:p>
    <w:p w14:paraId="48483B0D" w14:textId="531BFBF6" w:rsidR="00DA7AD2" w:rsidRDefault="00474115">
      <w:pPr>
        <w:pStyle w:val="Caption"/>
        <w:spacing w:before="120" w:after="160"/>
        <w:jc w:val="center"/>
      </w:pPr>
      <w:bookmarkStart w:id="95" w:name="_Toc242453126"/>
      <w:r>
        <w:t>Gambar 3.</w:t>
      </w:r>
      <w:fldSimple w:instr=" SEQ Gambar \* ARABIC ">
        <w:r w:rsidR="002E3237">
          <w:rPr>
            <w:noProof/>
          </w:rPr>
          <w:t>19</w:t>
        </w:r>
      </w:fldSimple>
      <w:r>
        <w:t xml:space="preserve"> Activity Diagram AD-05 Mengelola Prospek</w:t>
      </w:r>
      <w:bookmarkEnd w:id="95"/>
    </w:p>
    <w:p w14:paraId="160E2F0D" w14:textId="77777777" w:rsidR="00DA7AD2" w:rsidRDefault="00474115">
      <w:pPr>
        <w:keepNext/>
        <w:jc w:val="center"/>
      </w:pPr>
      <w:r>
        <w:rPr>
          <w:noProof/>
        </w:rPr>
        <w:lastRenderedPageBreak/>
        <w:drawing>
          <wp:inline distT="0" distB="0" distL="0" distR="0" wp14:anchorId="55F204F8" wp14:editId="40B57516">
            <wp:extent cx="5400000" cy="59582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6 - Mengelola Kontak Pelanggan.png"/>
                    <pic:cNvPicPr/>
                  </pic:nvPicPr>
                  <pic:blipFill>
                    <a:blip r:embed="rId30"/>
                    <a:stretch>
                      <a:fillRect/>
                    </a:stretch>
                  </pic:blipFill>
                  <pic:spPr>
                    <a:xfrm>
                      <a:off x="0" y="0"/>
                      <a:ext cx="5400000" cy="5958202"/>
                    </a:xfrm>
                    <a:prstGeom prst="rect">
                      <a:avLst/>
                    </a:prstGeom>
                  </pic:spPr>
                </pic:pic>
              </a:graphicData>
            </a:graphic>
          </wp:inline>
        </w:drawing>
      </w:r>
    </w:p>
    <w:p w14:paraId="392FCA95" w14:textId="25C6D9C1" w:rsidR="00DA7AD2" w:rsidRDefault="00474115">
      <w:pPr>
        <w:pStyle w:val="Caption"/>
        <w:spacing w:before="120" w:after="160"/>
        <w:jc w:val="center"/>
      </w:pPr>
      <w:bookmarkStart w:id="96" w:name="_Toc242453127"/>
      <w:r>
        <w:t>Gambar 3.</w:t>
      </w:r>
      <w:fldSimple w:instr=" SEQ Gambar \* ARABIC ">
        <w:r w:rsidR="002E3237">
          <w:rPr>
            <w:noProof/>
          </w:rPr>
          <w:t>20</w:t>
        </w:r>
      </w:fldSimple>
      <w:r>
        <w:t xml:space="preserve"> Activity Diagram AD-06 Mengelola Kontak Pelanggan</w:t>
      </w:r>
      <w:bookmarkEnd w:id="96"/>
    </w:p>
    <w:p w14:paraId="797B8D31" w14:textId="77777777" w:rsidR="00DA7AD2" w:rsidRDefault="00474115">
      <w:pPr>
        <w:keepNext/>
        <w:jc w:val="center"/>
      </w:pPr>
      <w:r>
        <w:rPr>
          <w:noProof/>
        </w:rPr>
        <w:lastRenderedPageBreak/>
        <w:drawing>
          <wp:inline distT="0" distB="0" distL="0" distR="0" wp14:anchorId="0C59A26A" wp14:editId="65B872AE">
            <wp:extent cx="5400000" cy="49631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7 - Melihat Dasbor Pemantauan.png"/>
                    <pic:cNvPicPr/>
                  </pic:nvPicPr>
                  <pic:blipFill>
                    <a:blip r:embed="rId31"/>
                    <a:stretch>
                      <a:fillRect/>
                    </a:stretch>
                  </pic:blipFill>
                  <pic:spPr>
                    <a:xfrm>
                      <a:off x="0" y="0"/>
                      <a:ext cx="5400000" cy="4963146"/>
                    </a:xfrm>
                    <a:prstGeom prst="rect">
                      <a:avLst/>
                    </a:prstGeom>
                  </pic:spPr>
                </pic:pic>
              </a:graphicData>
            </a:graphic>
          </wp:inline>
        </w:drawing>
      </w:r>
    </w:p>
    <w:p w14:paraId="13E4938E" w14:textId="14696BFE" w:rsidR="00DA7AD2" w:rsidRDefault="00474115">
      <w:pPr>
        <w:pStyle w:val="Caption"/>
        <w:spacing w:before="120" w:after="160"/>
        <w:jc w:val="center"/>
      </w:pPr>
      <w:bookmarkStart w:id="97" w:name="_Toc242453128"/>
      <w:r>
        <w:t>Gambar 3.</w:t>
      </w:r>
      <w:fldSimple w:instr=" SEQ Gambar \* ARABIC ">
        <w:r w:rsidR="002E3237">
          <w:rPr>
            <w:noProof/>
          </w:rPr>
          <w:t>21</w:t>
        </w:r>
      </w:fldSimple>
      <w:r>
        <w:t xml:space="preserve"> Activity Diagram AD-07 Melihat Dasbor Pemantauan</w:t>
      </w:r>
      <w:bookmarkEnd w:id="97"/>
    </w:p>
    <w:p w14:paraId="42FD60B7" w14:textId="77777777" w:rsidR="00DA7AD2" w:rsidRDefault="00474115">
      <w:pPr>
        <w:keepNext/>
        <w:jc w:val="center"/>
      </w:pPr>
      <w:r>
        <w:rPr>
          <w:noProof/>
        </w:rPr>
        <w:lastRenderedPageBreak/>
        <w:drawing>
          <wp:inline distT="0" distB="0" distL="0" distR="0" wp14:anchorId="7014638F" wp14:editId="593C69CC">
            <wp:extent cx="5400000" cy="54606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8 - Mengelola Nomor WhatsApp.png"/>
                    <pic:cNvPicPr/>
                  </pic:nvPicPr>
                  <pic:blipFill>
                    <a:blip r:embed="rId32"/>
                    <a:stretch>
                      <a:fillRect/>
                    </a:stretch>
                  </pic:blipFill>
                  <pic:spPr>
                    <a:xfrm>
                      <a:off x="0" y="0"/>
                      <a:ext cx="5400000" cy="5460674"/>
                    </a:xfrm>
                    <a:prstGeom prst="rect">
                      <a:avLst/>
                    </a:prstGeom>
                  </pic:spPr>
                </pic:pic>
              </a:graphicData>
            </a:graphic>
          </wp:inline>
        </w:drawing>
      </w:r>
    </w:p>
    <w:p w14:paraId="0D7413D1" w14:textId="18846E2F" w:rsidR="00DA7AD2" w:rsidRDefault="00474115">
      <w:pPr>
        <w:pStyle w:val="Caption"/>
        <w:spacing w:before="120" w:after="160"/>
        <w:jc w:val="center"/>
      </w:pPr>
      <w:bookmarkStart w:id="98" w:name="_Toc242453129"/>
      <w:r>
        <w:t>Gambar 3.</w:t>
      </w:r>
      <w:fldSimple w:instr=" SEQ Gambar \* ARABIC ">
        <w:r w:rsidR="002E3237">
          <w:rPr>
            <w:noProof/>
          </w:rPr>
          <w:t>22</w:t>
        </w:r>
      </w:fldSimple>
      <w:r>
        <w:t xml:space="preserve"> Activity Diagram AD-08 Mengelola Nomor WhatsApp</w:t>
      </w:r>
      <w:bookmarkEnd w:id="98"/>
    </w:p>
    <w:p w14:paraId="3928E968" w14:textId="77777777" w:rsidR="00DA7AD2" w:rsidRDefault="00474115">
      <w:pPr>
        <w:keepNext/>
        <w:jc w:val="center"/>
      </w:pPr>
      <w:r>
        <w:rPr>
          <w:noProof/>
        </w:rPr>
        <w:lastRenderedPageBreak/>
        <w:drawing>
          <wp:inline distT="0" distB="0" distL="0" distR="0" wp14:anchorId="7DB392E5" wp14:editId="6D174896">
            <wp:extent cx="5400000" cy="54606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9 - Mengelola Basis Pengetahuan.png"/>
                    <pic:cNvPicPr/>
                  </pic:nvPicPr>
                  <pic:blipFill>
                    <a:blip r:embed="rId33"/>
                    <a:stretch>
                      <a:fillRect/>
                    </a:stretch>
                  </pic:blipFill>
                  <pic:spPr>
                    <a:xfrm>
                      <a:off x="0" y="0"/>
                      <a:ext cx="5400000" cy="5460674"/>
                    </a:xfrm>
                    <a:prstGeom prst="rect">
                      <a:avLst/>
                    </a:prstGeom>
                  </pic:spPr>
                </pic:pic>
              </a:graphicData>
            </a:graphic>
          </wp:inline>
        </w:drawing>
      </w:r>
    </w:p>
    <w:p w14:paraId="718F0243" w14:textId="10E2438A" w:rsidR="00DA7AD2" w:rsidRDefault="00474115">
      <w:pPr>
        <w:pStyle w:val="Caption"/>
        <w:spacing w:before="120" w:after="160"/>
        <w:jc w:val="center"/>
      </w:pPr>
      <w:bookmarkStart w:id="99" w:name="_Toc242453130"/>
      <w:r>
        <w:t>Gambar 3.</w:t>
      </w:r>
      <w:fldSimple w:instr=" SEQ Gambar \* ARABIC ">
        <w:r w:rsidR="002E3237">
          <w:rPr>
            <w:noProof/>
          </w:rPr>
          <w:t>23</w:t>
        </w:r>
      </w:fldSimple>
      <w:r>
        <w:t xml:space="preserve"> Activity Diagram AD-09 Mengelola Basis Pengetahuan</w:t>
      </w:r>
      <w:bookmarkEnd w:id="99"/>
    </w:p>
    <w:p w14:paraId="1656A91F" w14:textId="77777777" w:rsidR="00DA7AD2" w:rsidRDefault="00474115">
      <w:pPr>
        <w:keepNext/>
        <w:jc w:val="center"/>
      </w:pPr>
      <w:r>
        <w:rPr>
          <w:noProof/>
        </w:rPr>
        <w:lastRenderedPageBreak/>
        <w:drawing>
          <wp:inline distT="0" distB="0" distL="0" distR="0" wp14:anchorId="314883D3" wp14:editId="45F60DB1">
            <wp:extent cx="5400000" cy="59582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10 - Mengatur AI dan Anti-ban.png"/>
                    <pic:cNvPicPr/>
                  </pic:nvPicPr>
                  <pic:blipFill>
                    <a:blip r:embed="rId34"/>
                    <a:stretch>
                      <a:fillRect/>
                    </a:stretch>
                  </pic:blipFill>
                  <pic:spPr>
                    <a:xfrm>
                      <a:off x="0" y="0"/>
                      <a:ext cx="5400000" cy="5958202"/>
                    </a:xfrm>
                    <a:prstGeom prst="rect">
                      <a:avLst/>
                    </a:prstGeom>
                  </pic:spPr>
                </pic:pic>
              </a:graphicData>
            </a:graphic>
          </wp:inline>
        </w:drawing>
      </w:r>
    </w:p>
    <w:p w14:paraId="15A2C994" w14:textId="7A815FF4" w:rsidR="00DA7AD2" w:rsidRDefault="00474115">
      <w:pPr>
        <w:pStyle w:val="Caption"/>
        <w:spacing w:before="120" w:after="160"/>
        <w:jc w:val="center"/>
      </w:pPr>
      <w:bookmarkStart w:id="100" w:name="_Toc242453131"/>
      <w:r>
        <w:t>Gambar 3.</w:t>
      </w:r>
      <w:fldSimple w:instr=" SEQ Gambar \* ARABIC ">
        <w:r w:rsidR="002E3237">
          <w:rPr>
            <w:noProof/>
          </w:rPr>
          <w:t>24</w:t>
        </w:r>
      </w:fldSimple>
      <w:r>
        <w:t xml:space="preserve"> Activity Diagram AD-10 Mengatur AI dan Anti-ban</w:t>
      </w:r>
      <w:bookmarkEnd w:id="100"/>
    </w:p>
    <w:p w14:paraId="211BF8E7" w14:textId="77777777" w:rsidR="00DA7AD2" w:rsidRDefault="00474115">
      <w:pPr>
        <w:keepNext/>
        <w:jc w:val="center"/>
      </w:pPr>
      <w:r>
        <w:rPr>
          <w:noProof/>
        </w:rPr>
        <w:lastRenderedPageBreak/>
        <w:drawing>
          <wp:inline distT="0" distB="0" distL="0" distR="0" wp14:anchorId="0B78298D" wp14:editId="1BDECF6E">
            <wp:extent cx="5400000" cy="54606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11 - Mengelola Tim dan Hak Akses.png"/>
                    <pic:cNvPicPr/>
                  </pic:nvPicPr>
                  <pic:blipFill>
                    <a:blip r:embed="rId35"/>
                    <a:stretch>
                      <a:fillRect/>
                    </a:stretch>
                  </pic:blipFill>
                  <pic:spPr>
                    <a:xfrm>
                      <a:off x="0" y="0"/>
                      <a:ext cx="5400000" cy="5460674"/>
                    </a:xfrm>
                    <a:prstGeom prst="rect">
                      <a:avLst/>
                    </a:prstGeom>
                  </pic:spPr>
                </pic:pic>
              </a:graphicData>
            </a:graphic>
          </wp:inline>
        </w:drawing>
      </w:r>
    </w:p>
    <w:p w14:paraId="492869FE" w14:textId="4F9B2BBD" w:rsidR="00DA7AD2" w:rsidRDefault="00474115">
      <w:pPr>
        <w:pStyle w:val="Caption"/>
        <w:spacing w:before="120" w:after="160"/>
        <w:jc w:val="center"/>
      </w:pPr>
      <w:bookmarkStart w:id="101" w:name="_Toc242453132"/>
      <w:r>
        <w:t>Gambar 3.</w:t>
      </w:r>
      <w:fldSimple w:instr=" SEQ Gambar \* ARABIC ">
        <w:r w:rsidR="002E3237">
          <w:rPr>
            <w:noProof/>
          </w:rPr>
          <w:t>25</w:t>
        </w:r>
      </w:fldSimple>
      <w:r>
        <w:t xml:space="preserve"> Activity Diagram AD-11 Mengelola Tim dan Hak Akses</w:t>
      </w:r>
      <w:bookmarkEnd w:id="101"/>
    </w:p>
    <w:p w14:paraId="2E771854" w14:textId="77777777" w:rsidR="00DA7AD2" w:rsidRDefault="00474115">
      <w:pPr>
        <w:keepNext/>
        <w:jc w:val="center"/>
      </w:pPr>
      <w:r>
        <w:rPr>
          <w:noProof/>
        </w:rPr>
        <w:lastRenderedPageBreak/>
        <w:drawing>
          <wp:inline distT="0" distB="0" distL="0" distR="0" wp14:anchorId="4DC87432" wp14:editId="1E1E75B6">
            <wp:extent cx="5400000" cy="446561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12 - Melihat Log Audit.png"/>
                    <pic:cNvPicPr/>
                  </pic:nvPicPr>
                  <pic:blipFill>
                    <a:blip r:embed="rId36"/>
                    <a:stretch>
                      <a:fillRect/>
                    </a:stretch>
                  </pic:blipFill>
                  <pic:spPr>
                    <a:xfrm>
                      <a:off x="0" y="0"/>
                      <a:ext cx="5400000" cy="4465618"/>
                    </a:xfrm>
                    <a:prstGeom prst="rect">
                      <a:avLst/>
                    </a:prstGeom>
                  </pic:spPr>
                </pic:pic>
              </a:graphicData>
            </a:graphic>
          </wp:inline>
        </w:drawing>
      </w:r>
    </w:p>
    <w:p w14:paraId="29ED2D4D" w14:textId="65A09A6D" w:rsidR="00DA7AD2" w:rsidRDefault="00474115">
      <w:pPr>
        <w:pStyle w:val="Caption"/>
        <w:spacing w:before="120" w:after="160"/>
        <w:jc w:val="center"/>
      </w:pPr>
      <w:bookmarkStart w:id="102" w:name="_Toc242453133"/>
      <w:r>
        <w:t>Gambar 3.</w:t>
      </w:r>
      <w:fldSimple w:instr=" SEQ Gambar \* ARABIC ">
        <w:r w:rsidR="002E3237">
          <w:rPr>
            <w:noProof/>
          </w:rPr>
          <w:t>26</w:t>
        </w:r>
      </w:fldSimple>
      <w:r>
        <w:t xml:space="preserve"> Activity Diagram AD-12 Melihat Log Audit</w:t>
      </w:r>
      <w:bookmarkEnd w:id="102"/>
    </w:p>
    <w:p w14:paraId="0AEFB433" w14:textId="77777777" w:rsidR="00DA7AD2" w:rsidRDefault="00474115">
      <w:pPr>
        <w:pStyle w:val="Heading2"/>
        <w:keepNext/>
        <w:spacing w:before="280" w:after="200"/>
      </w:pPr>
      <w:bookmarkStart w:id="103" w:name="_Toc242453085"/>
      <w:r>
        <w:t>3.5 Mockup Aplikasi</w:t>
      </w:r>
      <w:bookmarkEnd w:id="103"/>
    </w:p>
    <w:p w14:paraId="28E0B81C" w14:textId="77777777" w:rsidR="00DA7AD2" w:rsidRDefault="00474115">
      <w:pPr>
        <w:pStyle w:val="BodyText"/>
        <w:spacing w:after="120" w:line="360" w:lineRule="auto"/>
        <w:ind w:firstLine="567"/>
        <w:jc w:val="both"/>
      </w:pPr>
      <w:r>
        <w:t>Mockup aplikasi dibuat dalam bentuk high-fidelity menggunakan Figma untuk setiap halaman yang akan dibangun. Setiap halaman dipetakan ke use case yang dilayaninya.</w:t>
      </w:r>
    </w:p>
    <w:p w14:paraId="5003CAC2" w14:textId="77777777" w:rsidR="00DA7AD2" w:rsidRDefault="00474115">
      <w:pPr>
        <w:pStyle w:val="BodyText"/>
        <w:keepNext/>
        <w:spacing w:line="360" w:lineRule="auto"/>
        <w:jc w:val="both"/>
      </w:pPr>
      <w:r>
        <w:rPr>
          <w:b/>
        </w:rPr>
        <w:t>MK-01: Halaman Login.</w:t>
      </w:r>
      <w:r>
        <w:t xml:space="preserve"> Halaman masuk dengan email dan kata sandi; menampilkan </w:t>
      </w:r>
      <w:r>
        <w:lastRenderedPageBreak/>
        <w:t>pesan galat ketika kredensial salah.</w:t>
      </w:r>
    </w:p>
    <w:p w14:paraId="3C866458" w14:textId="77777777" w:rsidR="00DA7AD2" w:rsidRDefault="00474115">
      <w:pPr>
        <w:keepNext/>
        <w:jc w:val="center"/>
      </w:pPr>
      <w:r>
        <w:rPr>
          <w:noProof/>
        </w:rPr>
        <w:drawing>
          <wp:inline distT="0" distB="0" distL="0" distR="0" wp14:anchorId="11968EE7" wp14:editId="57F4E7D8">
            <wp:extent cx="5400000" cy="3375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1-login.png"/>
                    <pic:cNvPicPr/>
                  </pic:nvPicPr>
                  <pic:blipFill>
                    <a:blip r:embed="rId37"/>
                    <a:stretch>
                      <a:fillRect/>
                    </a:stretch>
                  </pic:blipFill>
                  <pic:spPr>
                    <a:xfrm>
                      <a:off x="0" y="0"/>
                      <a:ext cx="5400000" cy="3375000"/>
                    </a:xfrm>
                    <a:prstGeom prst="rect">
                      <a:avLst/>
                    </a:prstGeom>
                  </pic:spPr>
                </pic:pic>
              </a:graphicData>
            </a:graphic>
          </wp:inline>
        </w:drawing>
      </w:r>
    </w:p>
    <w:p w14:paraId="0AC46514" w14:textId="160505AF" w:rsidR="00DA7AD2" w:rsidRDefault="00474115">
      <w:pPr>
        <w:pStyle w:val="Caption"/>
        <w:spacing w:before="120" w:after="160"/>
        <w:jc w:val="center"/>
      </w:pPr>
      <w:bookmarkStart w:id="104" w:name="_Toc242453134"/>
      <w:r>
        <w:t>Gambar 3.</w:t>
      </w:r>
      <w:fldSimple w:instr=" SEQ Gambar \* ARABIC ">
        <w:r w:rsidR="002E3237">
          <w:rPr>
            <w:noProof/>
          </w:rPr>
          <w:t>27</w:t>
        </w:r>
      </w:fldSimple>
      <w:r>
        <w:t xml:space="preserve"> Mockup Halaman Login</w:t>
      </w:r>
      <w:bookmarkEnd w:id="104"/>
    </w:p>
    <w:p w14:paraId="2B667354" w14:textId="77777777" w:rsidR="00DA7AD2" w:rsidRDefault="00474115">
      <w:pPr>
        <w:pStyle w:val="BodyText"/>
        <w:keepNext/>
        <w:spacing w:line="360" w:lineRule="auto"/>
        <w:jc w:val="both"/>
      </w:pPr>
      <w:r>
        <w:rPr>
          <w:b/>
        </w:rPr>
        <w:t>MK-02: Halaman Dasbor Pemantauan.</w:t>
      </w:r>
      <w:r>
        <w:t xml:space="preserve"> Ringkasan kinerja per nomor: percakapan masuk, waktu balas pertama, belum dibalas, konversi, grafik volume, serta kesehatan nomor.</w:t>
      </w:r>
    </w:p>
    <w:p w14:paraId="146326CC" w14:textId="77777777" w:rsidR="00DA7AD2" w:rsidRDefault="00474115">
      <w:pPr>
        <w:keepNext/>
        <w:jc w:val="center"/>
      </w:pPr>
      <w:r>
        <w:rPr>
          <w:noProof/>
        </w:rPr>
        <w:drawing>
          <wp:inline distT="0" distB="0" distL="0" distR="0" wp14:anchorId="696F1E96" wp14:editId="66F54784">
            <wp:extent cx="5400000" cy="3375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2-dasbor.png"/>
                    <pic:cNvPicPr/>
                  </pic:nvPicPr>
                  <pic:blipFill>
                    <a:blip r:embed="rId38"/>
                    <a:stretch>
                      <a:fillRect/>
                    </a:stretch>
                  </pic:blipFill>
                  <pic:spPr>
                    <a:xfrm>
                      <a:off x="0" y="0"/>
                      <a:ext cx="5400000" cy="3375000"/>
                    </a:xfrm>
                    <a:prstGeom prst="rect">
                      <a:avLst/>
                    </a:prstGeom>
                  </pic:spPr>
                </pic:pic>
              </a:graphicData>
            </a:graphic>
          </wp:inline>
        </w:drawing>
      </w:r>
    </w:p>
    <w:p w14:paraId="3AD42C50" w14:textId="4B48074B" w:rsidR="00DA7AD2" w:rsidRDefault="00474115">
      <w:pPr>
        <w:pStyle w:val="Caption"/>
        <w:spacing w:before="120" w:after="160"/>
        <w:jc w:val="center"/>
      </w:pPr>
      <w:bookmarkStart w:id="105" w:name="_Toc242453135"/>
      <w:r>
        <w:t>Gambar 3.</w:t>
      </w:r>
      <w:fldSimple w:instr=" SEQ Gambar \* ARABIC ">
        <w:r w:rsidR="002E3237">
          <w:rPr>
            <w:noProof/>
          </w:rPr>
          <w:t>28</w:t>
        </w:r>
      </w:fldSimple>
      <w:r>
        <w:t xml:space="preserve"> Mockup Halaman Dasbor Pemantauan</w:t>
      </w:r>
      <w:bookmarkEnd w:id="105"/>
    </w:p>
    <w:p w14:paraId="78B4C87C" w14:textId="77777777" w:rsidR="00DA7AD2" w:rsidRDefault="00474115">
      <w:pPr>
        <w:pStyle w:val="BodyText"/>
        <w:keepNext/>
        <w:spacing w:line="360" w:lineRule="auto"/>
        <w:jc w:val="both"/>
      </w:pPr>
      <w:r>
        <w:rPr>
          <w:b/>
        </w:rPr>
        <w:t>MK-03: Halaman Kotak Masuk.</w:t>
      </w:r>
      <w:r>
        <w:t xml:space="preserve"> Kotak masuk omnichannel tiga kolom; jawaban AI </w:t>
      </w:r>
      <w:r>
        <w:lastRenderedPageBreak/>
        <w:t>tampil dengan nilai keyakinan dan sumber, agen dapat mengambil alih dan menyelesaikan percakapan, panel kanan memuat data calon siswa, skor prioritas, dan jejak keputusan AI.</w:t>
      </w:r>
    </w:p>
    <w:p w14:paraId="4A7C2B91" w14:textId="77777777" w:rsidR="00DA7AD2" w:rsidRDefault="00474115">
      <w:pPr>
        <w:keepNext/>
        <w:jc w:val="center"/>
      </w:pPr>
      <w:r>
        <w:rPr>
          <w:noProof/>
        </w:rPr>
        <w:drawing>
          <wp:inline distT="0" distB="0" distL="0" distR="0" wp14:anchorId="6AC589C9" wp14:editId="3743E75F">
            <wp:extent cx="5400000" cy="3375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3-kotak-masuk.png"/>
                    <pic:cNvPicPr/>
                  </pic:nvPicPr>
                  <pic:blipFill>
                    <a:blip r:embed="rId39"/>
                    <a:stretch>
                      <a:fillRect/>
                    </a:stretch>
                  </pic:blipFill>
                  <pic:spPr>
                    <a:xfrm>
                      <a:off x="0" y="0"/>
                      <a:ext cx="5400000" cy="3375000"/>
                    </a:xfrm>
                    <a:prstGeom prst="rect">
                      <a:avLst/>
                    </a:prstGeom>
                  </pic:spPr>
                </pic:pic>
              </a:graphicData>
            </a:graphic>
          </wp:inline>
        </w:drawing>
      </w:r>
    </w:p>
    <w:p w14:paraId="18A03085" w14:textId="44CBBC72" w:rsidR="00DA7AD2" w:rsidRDefault="00474115">
      <w:pPr>
        <w:pStyle w:val="Caption"/>
        <w:spacing w:before="120" w:after="160"/>
        <w:jc w:val="center"/>
      </w:pPr>
      <w:bookmarkStart w:id="106" w:name="_Toc242453136"/>
      <w:r>
        <w:t>Gambar 3.</w:t>
      </w:r>
      <w:fldSimple w:instr=" SEQ Gambar \* ARABIC ">
        <w:r w:rsidR="002E3237">
          <w:rPr>
            <w:noProof/>
          </w:rPr>
          <w:t>29</w:t>
        </w:r>
      </w:fldSimple>
      <w:r>
        <w:t xml:space="preserve"> Mockup Halaman Kotak Masuk</w:t>
      </w:r>
      <w:bookmarkEnd w:id="106"/>
    </w:p>
    <w:p w14:paraId="547225CC" w14:textId="77777777" w:rsidR="00DA7AD2" w:rsidRDefault="00474115">
      <w:pPr>
        <w:pStyle w:val="BodyText"/>
        <w:keepNext/>
        <w:spacing w:line="360" w:lineRule="auto"/>
        <w:jc w:val="both"/>
      </w:pPr>
      <w:r>
        <w:rPr>
          <w:b/>
        </w:rPr>
        <w:t>MK-04: Halaman Prospek.</w:t>
      </w:r>
      <w:r>
        <w:t xml:space="preserve"> Papan prospek per tahap dengan skor prioritas berwarna; detail kartu memuat rincian skor, riwayat aktivitas, dan form tindak lanjut.</w:t>
      </w:r>
    </w:p>
    <w:p w14:paraId="3A20E7E3" w14:textId="77777777" w:rsidR="00DA7AD2" w:rsidRDefault="00474115">
      <w:pPr>
        <w:keepNext/>
        <w:jc w:val="center"/>
      </w:pPr>
      <w:r>
        <w:rPr>
          <w:noProof/>
        </w:rPr>
        <w:drawing>
          <wp:inline distT="0" distB="0" distL="0" distR="0" wp14:anchorId="430FEB06" wp14:editId="54B811E8">
            <wp:extent cx="5400000" cy="3375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4-prospek.png"/>
                    <pic:cNvPicPr/>
                  </pic:nvPicPr>
                  <pic:blipFill>
                    <a:blip r:embed="rId40"/>
                    <a:stretch>
                      <a:fillRect/>
                    </a:stretch>
                  </pic:blipFill>
                  <pic:spPr>
                    <a:xfrm>
                      <a:off x="0" y="0"/>
                      <a:ext cx="5400000" cy="3375000"/>
                    </a:xfrm>
                    <a:prstGeom prst="rect">
                      <a:avLst/>
                    </a:prstGeom>
                  </pic:spPr>
                </pic:pic>
              </a:graphicData>
            </a:graphic>
          </wp:inline>
        </w:drawing>
      </w:r>
    </w:p>
    <w:p w14:paraId="1B6CD512" w14:textId="53089244" w:rsidR="00DA7AD2" w:rsidRDefault="00474115">
      <w:pPr>
        <w:pStyle w:val="Caption"/>
        <w:spacing w:before="120" w:after="160"/>
        <w:jc w:val="center"/>
      </w:pPr>
      <w:bookmarkStart w:id="107" w:name="_Toc242453137"/>
      <w:r>
        <w:t>Gambar 3.</w:t>
      </w:r>
      <w:fldSimple w:instr=" SEQ Gambar \* ARABIC ">
        <w:r w:rsidR="002E3237">
          <w:rPr>
            <w:noProof/>
          </w:rPr>
          <w:t>30</w:t>
        </w:r>
      </w:fldSimple>
      <w:r>
        <w:t xml:space="preserve"> Mockup Halaman Prospek</w:t>
      </w:r>
      <w:bookmarkEnd w:id="107"/>
    </w:p>
    <w:p w14:paraId="3936D2B4" w14:textId="77777777" w:rsidR="00DA7AD2" w:rsidRDefault="00474115">
      <w:pPr>
        <w:pStyle w:val="BodyText"/>
        <w:keepNext/>
        <w:spacing w:line="360" w:lineRule="auto"/>
        <w:jc w:val="both"/>
      </w:pPr>
      <w:r>
        <w:rPr>
          <w:b/>
        </w:rPr>
        <w:t>MK-05: Halaman Kontak.</w:t>
      </w:r>
      <w:r>
        <w:t xml:space="preserve"> Daftar kontak calon siswa dengan pencarian, filter, dan form </w:t>
      </w:r>
      <w:r>
        <w:lastRenderedPageBreak/>
        <w:t>ubah data.</w:t>
      </w:r>
    </w:p>
    <w:p w14:paraId="073E21F4" w14:textId="77777777" w:rsidR="00DA7AD2" w:rsidRDefault="00474115">
      <w:pPr>
        <w:keepNext/>
        <w:jc w:val="center"/>
      </w:pPr>
      <w:r>
        <w:rPr>
          <w:noProof/>
        </w:rPr>
        <w:drawing>
          <wp:inline distT="0" distB="0" distL="0" distR="0" wp14:anchorId="3493CB1F" wp14:editId="24E435EF">
            <wp:extent cx="5400000" cy="3375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5-kontak.png"/>
                    <pic:cNvPicPr/>
                  </pic:nvPicPr>
                  <pic:blipFill>
                    <a:blip r:embed="rId41"/>
                    <a:stretch>
                      <a:fillRect/>
                    </a:stretch>
                  </pic:blipFill>
                  <pic:spPr>
                    <a:xfrm>
                      <a:off x="0" y="0"/>
                      <a:ext cx="5400000" cy="3375000"/>
                    </a:xfrm>
                    <a:prstGeom prst="rect">
                      <a:avLst/>
                    </a:prstGeom>
                  </pic:spPr>
                </pic:pic>
              </a:graphicData>
            </a:graphic>
          </wp:inline>
        </w:drawing>
      </w:r>
    </w:p>
    <w:p w14:paraId="75A949F4" w14:textId="0159C19A" w:rsidR="00DA7AD2" w:rsidRDefault="00474115">
      <w:pPr>
        <w:pStyle w:val="Caption"/>
        <w:spacing w:before="120" w:after="160"/>
        <w:jc w:val="center"/>
      </w:pPr>
      <w:bookmarkStart w:id="108" w:name="_Toc242453138"/>
      <w:r>
        <w:t>Gambar 3.</w:t>
      </w:r>
      <w:fldSimple w:instr=" SEQ Gambar \* ARABIC ">
        <w:r w:rsidR="002E3237">
          <w:rPr>
            <w:noProof/>
          </w:rPr>
          <w:t>31</w:t>
        </w:r>
      </w:fldSimple>
      <w:r>
        <w:t xml:space="preserve"> Mockup Halaman Kontak</w:t>
      </w:r>
      <w:bookmarkEnd w:id="108"/>
    </w:p>
    <w:p w14:paraId="7A871E4E" w14:textId="77777777" w:rsidR="00DA7AD2" w:rsidRDefault="00474115">
      <w:pPr>
        <w:pStyle w:val="BodyText"/>
        <w:keepNext/>
        <w:spacing w:line="360" w:lineRule="auto"/>
        <w:jc w:val="both"/>
      </w:pPr>
      <w:r>
        <w:rPr>
          <w:b/>
        </w:rPr>
        <w:t>MK-06: Halaman Nomor WhatsApp.</w:t>
      </w:r>
      <w:r>
        <w:t xml:space="preserve"> Pengelolaan nomor WhatsApp: status sesi, mode AI, kesehatan nomor, dan penautan melalui kode QR.</w:t>
      </w:r>
    </w:p>
    <w:p w14:paraId="2CA2A287" w14:textId="77777777" w:rsidR="00DA7AD2" w:rsidRDefault="00474115">
      <w:pPr>
        <w:keepNext/>
        <w:jc w:val="center"/>
      </w:pPr>
      <w:r>
        <w:rPr>
          <w:noProof/>
        </w:rPr>
        <w:drawing>
          <wp:inline distT="0" distB="0" distL="0" distR="0" wp14:anchorId="61F5EB36" wp14:editId="324D6B35">
            <wp:extent cx="5400000" cy="3375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6-nomor-whatsapp.png"/>
                    <pic:cNvPicPr/>
                  </pic:nvPicPr>
                  <pic:blipFill>
                    <a:blip r:embed="rId42"/>
                    <a:stretch>
                      <a:fillRect/>
                    </a:stretch>
                  </pic:blipFill>
                  <pic:spPr>
                    <a:xfrm>
                      <a:off x="0" y="0"/>
                      <a:ext cx="5400000" cy="3375000"/>
                    </a:xfrm>
                    <a:prstGeom prst="rect">
                      <a:avLst/>
                    </a:prstGeom>
                  </pic:spPr>
                </pic:pic>
              </a:graphicData>
            </a:graphic>
          </wp:inline>
        </w:drawing>
      </w:r>
    </w:p>
    <w:p w14:paraId="7641E92F" w14:textId="533E8254" w:rsidR="00DA7AD2" w:rsidRDefault="00474115">
      <w:pPr>
        <w:pStyle w:val="Caption"/>
        <w:spacing w:before="120" w:after="160"/>
        <w:jc w:val="center"/>
      </w:pPr>
      <w:bookmarkStart w:id="109" w:name="_Toc242453139"/>
      <w:r>
        <w:t>Gambar 3.</w:t>
      </w:r>
      <w:fldSimple w:instr=" SEQ Gambar \* ARABIC ">
        <w:r w:rsidR="002E3237">
          <w:rPr>
            <w:noProof/>
          </w:rPr>
          <w:t>32</w:t>
        </w:r>
      </w:fldSimple>
      <w:r>
        <w:t xml:space="preserve"> Mockup Halaman Nomor WhatsApp</w:t>
      </w:r>
      <w:bookmarkEnd w:id="109"/>
    </w:p>
    <w:p w14:paraId="599BAF9A" w14:textId="77777777" w:rsidR="00DA7AD2" w:rsidRDefault="00474115">
      <w:pPr>
        <w:pStyle w:val="BodyText"/>
        <w:keepNext/>
        <w:spacing w:line="360" w:lineRule="auto"/>
        <w:jc w:val="both"/>
      </w:pPr>
      <w:r>
        <w:rPr>
          <w:b/>
        </w:rPr>
        <w:t>MK-07: Halaman Basis Pengetahuan.</w:t>
      </w:r>
      <w:r>
        <w:t xml:space="preserve"> Pengelolaan artikel basis pengetahuan per </w:t>
      </w:r>
      <w:r>
        <w:lastRenderedPageBreak/>
        <w:t>kategori beserta uji pencarian.</w:t>
      </w:r>
    </w:p>
    <w:p w14:paraId="44AC86A1" w14:textId="77777777" w:rsidR="00DA7AD2" w:rsidRDefault="00474115">
      <w:pPr>
        <w:keepNext/>
        <w:jc w:val="center"/>
      </w:pPr>
      <w:r>
        <w:rPr>
          <w:noProof/>
        </w:rPr>
        <w:drawing>
          <wp:inline distT="0" distB="0" distL="0" distR="0" wp14:anchorId="5F169C01" wp14:editId="016BC4B5">
            <wp:extent cx="5400000" cy="3375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7-basis-pengetahuan.png"/>
                    <pic:cNvPicPr/>
                  </pic:nvPicPr>
                  <pic:blipFill>
                    <a:blip r:embed="rId43"/>
                    <a:stretch>
                      <a:fillRect/>
                    </a:stretch>
                  </pic:blipFill>
                  <pic:spPr>
                    <a:xfrm>
                      <a:off x="0" y="0"/>
                      <a:ext cx="5400000" cy="3375000"/>
                    </a:xfrm>
                    <a:prstGeom prst="rect">
                      <a:avLst/>
                    </a:prstGeom>
                  </pic:spPr>
                </pic:pic>
              </a:graphicData>
            </a:graphic>
          </wp:inline>
        </w:drawing>
      </w:r>
    </w:p>
    <w:p w14:paraId="29B5A69B" w14:textId="08A8007D" w:rsidR="00DA7AD2" w:rsidRDefault="00474115">
      <w:pPr>
        <w:pStyle w:val="Caption"/>
        <w:spacing w:before="120" w:after="160"/>
        <w:jc w:val="center"/>
      </w:pPr>
      <w:bookmarkStart w:id="110" w:name="_Toc242453140"/>
      <w:r>
        <w:t>Gambar 3.</w:t>
      </w:r>
      <w:fldSimple w:instr=" SEQ Gambar \* ARABIC ">
        <w:r w:rsidR="002E3237">
          <w:rPr>
            <w:noProof/>
          </w:rPr>
          <w:t>33</w:t>
        </w:r>
      </w:fldSimple>
      <w:r>
        <w:t xml:space="preserve"> Mockup Halaman Basis Pengetahuan</w:t>
      </w:r>
      <w:bookmarkEnd w:id="110"/>
    </w:p>
    <w:p w14:paraId="38C5532A" w14:textId="77777777" w:rsidR="00DA7AD2" w:rsidRDefault="00474115">
      <w:pPr>
        <w:pStyle w:val="BodyText"/>
        <w:keepNext/>
        <w:spacing w:line="360" w:lineRule="auto"/>
        <w:jc w:val="both"/>
      </w:pPr>
      <w:r>
        <w:rPr>
          <w:b/>
        </w:rPr>
        <w:t>MK-08: Halaman Pengaturan AI dan Konsol Uji.</w:t>
      </w:r>
      <w:r>
        <w:t xml:space="preserve"> Pengaturan penyedia AI, ambang keyakinan, kata kunci eskalasi, batas anti-ban, dan konsol uji keputusan.</w:t>
      </w:r>
    </w:p>
    <w:p w14:paraId="05143758" w14:textId="77777777" w:rsidR="00DA7AD2" w:rsidRDefault="00474115">
      <w:pPr>
        <w:keepNext/>
        <w:jc w:val="center"/>
      </w:pPr>
      <w:r>
        <w:rPr>
          <w:noProof/>
        </w:rPr>
        <w:drawing>
          <wp:inline distT="0" distB="0" distL="0" distR="0" wp14:anchorId="1E660E46" wp14:editId="4C3E67F3">
            <wp:extent cx="5400000" cy="3907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8-pengaturan-ai.png"/>
                    <pic:cNvPicPr/>
                  </pic:nvPicPr>
                  <pic:blipFill>
                    <a:blip r:embed="rId44"/>
                    <a:stretch>
                      <a:fillRect/>
                    </a:stretch>
                  </pic:blipFill>
                  <pic:spPr>
                    <a:xfrm>
                      <a:off x="0" y="0"/>
                      <a:ext cx="5400000" cy="3907500"/>
                    </a:xfrm>
                    <a:prstGeom prst="rect">
                      <a:avLst/>
                    </a:prstGeom>
                  </pic:spPr>
                </pic:pic>
              </a:graphicData>
            </a:graphic>
          </wp:inline>
        </w:drawing>
      </w:r>
    </w:p>
    <w:p w14:paraId="739BF093" w14:textId="7F1D448E" w:rsidR="00DA7AD2" w:rsidRDefault="00474115">
      <w:pPr>
        <w:pStyle w:val="Caption"/>
        <w:spacing w:before="120" w:after="160"/>
        <w:jc w:val="center"/>
      </w:pPr>
      <w:bookmarkStart w:id="111" w:name="_Toc242453141"/>
      <w:r>
        <w:t>Gambar 3.</w:t>
      </w:r>
      <w:fldSimple w:instr=" SEQ Gambar \* ARABIC ">
        <w:r w:rsidR="002E3237">
          <w:rPr>
            <w:noProof/>
          </w:rPr>
          <w:t>34</w:t>
        </w:r>
      </w:fldSimple>
      <w:r>
        <w:t xml:space="preserve"> Mockup Halaman Pengaturan AI dan Konsol Uji</w:t>
      </w:r>
      <w:bookmarkEnd w:id="111"/>
    </w:p>
    <w:p w14:paraId="40692DCA" w14:textId="77777777" w:rsidR="00DA7AD2" w:rsidRDefault="00474115">
      <w:pPr>
        <w:pStyle w:val="BodyText"/>
        <w:keepNext/>
        <w:spacing w:line="360" w:lineRule="auto"/>
        <w:jc w:val="both"/>
      </w:pPr>
      <w:r>
        <w:rPr>
          <w:b/>
        </w:rPr>
        <w:lastRenderedPageBreak/>
        <w:t>MK-09: Halaman Antrean Keluar dan Pusat Risiko.</w:t>
      </w:r>
      <w:r>
        <w:t xml:space="preserve"> Pemantauan antrean pesan keluar beserta keputusan anti-ban dan daftar insiden pada Pusat Risiko.</w:t>
      </w:r>
    </w:p>
    <w:p w14:paraId="1E0E77ED" w14:textId="77777777" w:rsidR="00DA7AD2" w:rsidRDefault="00474115">
      <w:pPr>
        <w:keepNext/>
        <w:jc w:val="center"/>
      </w:pPr>
      <w:r>
        <w:rPr>
          <w:noProof/>
        </w:rPr>
        <w:drawing>
          <wp:inline distT="0" distB="0" distL="0" distR="0" wp14:anchorId="1126B66D" wp14:editId="15312700">
            <wp:extent cx="5400000" cy="4271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9-antrean-risiko.png"/>
                    <pic:cNvPicPr/>
                  </pic:nvPicPr>
                  <pic:blipFill>
                    <a:blip r:embed="rId45"/>
                    <a:stretch>
                      <a:fillRect/>
                    </a:stretch>
                  </pic:blipFill>
                  <pic:spPr>
                    <a:xfrm>
                      <a:off x="0" y="0"/>
                      <a:ext cx="5400000" cy="4271250"/>
                    </a:xfrm>
                    <a:prstGeom prst="rect">
                      <a:avLst/>
                    </a:prstGeom>
                  </pic:spPr>
                </pic:pic>
              </a:graphicData>
            </a:graphic>
          </wp:inline>
        </w:drawing>
      </w:r>
    </w:p>
    <w:p w14:paraId="2C1B74E6" w14:textId="59CE0E15" w:rsidR="00DA7AD2" w:rsidRDefault="00474115">
      <w:pPr>
        <w:pStyle w:val="Caption"/>
        <w:spacing w:before="120" w:after="160"/>
        <w:jc w:val="center"/>
      </w:pPr>
      <w:bookmarkStart w:id="112" w:name="_Toc242453142"/>
      <w:r>
        <w:t>Gambar 3.</w:t>
      </w:r>
      <w:fldSimple w:instr=" SEQ Gambar \* ARABIC ">
        <w:r w:rsidR="002E3237">
          <w:rPr>
            <w:noProof/>
          </w:rPr>
          <w:t>35</w:t>
        </w:r>
      </w:fldSimple>
      <w:r>
        <w:t xml:space="preserve"> Mockup Halaman Antrean Keluar dan Pusat Risiko</w:t>
      </w:r>
      <w:bookmarkEnd w:id="112"/>
    </w:p>
    <w:p w14:paraId="34605F11" w14:textId="77777777" w:rsidR="00DA7AD2" w:rsidRDefault="00474115">
      <w:pPr>
        <w:pStyle w:val="BodyText"/>
        <w:keepNext/>
        <w:spacing w:line="360" w:lineRule="auto"/>
        <w:jc w:val="both"/>
      </w:pPr>
      <w:r>
        <w:rPr>
          <w:b/>
        </w:rPr>
        <w:t>MK-10: Halaman Tim dan Akses.</w:t>
      </w:r>
      <w:r>
        <w:t xml:space="preserve"> Pengelolaan pengguna, peran, dan matriks akses per </w:t>
      </w:r>
      <w:r>
        <w:lastRenderedPageBreak/>
        <w:t>nomor WhatsApp.</w:t>
      </w:r>
    </w:p>
    <w:p w14:paraId="702BDBE6" w14:textId="77777777" w:rsidR="00DA7AD2" w:rsidRDefault="00474115">
      <w:pPr>
        <w:keepNext/>
        <w:jc w:val="center"/>
      </w:pPr>
      <w:r>
        <w:rPr>
          <w:noProof/>
        </w:rPr>
        <w:drawing>
          <wp:inline distT="0" distB="0" distL="0" distR="0" wp14:anchorId="19B1F5B5" wp14:editId="5B2BD7E6">
            <wp:extent cx="5400000" cy="3375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10-tim-akses.png"/>
                    <pic:cNvPicPr/>
                  </pic:nvPicPr>
                  <pic:blipFill>
                    <a:blip r:embed="rId46"/>
                    <a:stretch>
                      <a:fillRect/>
                    </a:stretch>
                  </pic:blipFill>
                  <pic:spPr>
                    <a:xfrm>
                      <a:off x="0" y="0"/>
                      <a:ext cx="5400000" cy="3375000"/>
                    </a:xfrm>
                    <a:prstGeom prst="rect">
                      <a:avLst/>
                    </a:prstGeom>
                  </pic:spPr>
                </pic:pic>
              </a:graphicData>
            </a:graphic>
          </wp:inline>
        </w:drawing>
      </w:r>
    </w:p>
    <w:p w14:paraId="5DA006C1" w14:textId="5A9FE2FB" w:rsidR="00DA7AD2" w:rsidRDefault="00474115">
      <w:pPr>
        <w:pStyle w:val="Caption"/>
        <w:spacing w:before="120" w:after="160"/>
        <w:jc w:val="center"/>
      </w:pPr>
      <w:bookmarkStart w:id="113" w:name="_Toc242453143"/>
      <w:r>
        <w:t>Gambar 3.</w:t>
      </w:r>
      <w:fldSimple w:instr=" SEQ Gambar \* ARABIC ">
        <w:r w:rsidR="002E3237">
          <w:rPr>
            <w:noProof/>
          </w:rPr>
          <w:t>36</w:t>
        </w:r>
      </w:fldSimple>
      <w:r>
        <w:t xml:space="preserve"> Mockup Halaman Tim dan Akses</w:t>
      </w:r>
      <w:bookmarkEnd w:id="113"/>
    </w:p>
    <w:p w14:paraId="5F301239" w14:textId="77777777" w:rsidR="00DA7AD2" w:rsidRDefault="00474115">
      <w:pPr>
        <w:pStyle w:val="BodyText"/>
        <w:keepNext/>
        <w:spacing w:line="360" w:lineRule="auto"/>
        <w:jc w:val="both"/>
      </w:pPr>
      <w:r>
        <w:rPr>
          <w:b/>
        </w:rPr>
        <w:t>MK-11: Halaman Log Audit.</w:t>
      </w:r>
      <w:r>
        <w:t xml:space="preserve"> Penelusuran log audit dengan filter dan detail perubahan.</w:t>
      </w:r>
    </w:p>
    <w:p w14:paraId="5237F510" w14:textId="77777777" w:rsidR="00DA7AD2" w:rsidRDefault="00474115">
      <w:pPr>
        <w:keepNext/>
        <w:jc w:val="center"/>
      </w:pPr>
      <w:r>
        <w:rPr>
          <w:noProof/>
        </w:rPr>
        <w:drawing>
          <wp:inline distT="0" distB="0" distL="0" distR="0" wp14:anchorId="3C0686C5" wp14:editId="616D02D7">
            <wp:extent cx="5400000" cy="3375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11-log-audit.png"/>
                    <pic:cNvPicPr/>
                  </pic:nvPicPr>
                  <pic:blipFill>
                    <a:blip r:embed="rId47"/>
                    <a:stretch>
                      <a:fillRect/>
                    </a:stretch>
                  </pic:blipFill>
                  <pic:spPr>
                    <a:xfrm>
                      <a:off x="0" y="0"/>
                      <a:ext cx="5400000" cy="3375000"/>
                    </a:xfrm>
                    <a:prstGeom prst="rect">
                      <a:avLst/>
                    </a:prstGeom>
                  </pic:spPr>
                </pic:pic>
              </a:graphicData>
            </a:graphic>
          </wp:inline>
        </w:drawing>
      </w:r>
    </w:p>
    <w:p w14:paraId="47C15748" w14:textId="1E73466A" w:rsidR="00DA7AD2" w:rsidRDefault="00474115">
      <w:pPr>
        <w:pStyle w:val="Caption"/>
        <w:spacing w:before="120" w:after="160"/>
        <w:jc w:val="center"/>
      </w:pPr>
      <w:bookmarkStart w:id="114" w:name="_Toc242453144"/>
      <w:r>
        <w:t>Gambar 3.</w:t>
      </w:r>
      <w:fldSimple w:instr=" SEQ Gambar \* ARABIC ">
        <w:r w:rsidR="002E3237">
          <w:rPr>
            <w:noProof/>
          </w:rPr>
          <w:t>37</w:t>
        </w:r>
      </w:fldSimple>
      <w:r>
        <w:t xml:space="preserve"> Mockup Halaman Log Audit</w:t>
      </w:r>
      <w:bookmarkEnd w:id="114"/>
    </w:p>
    <w:p w14:paraId="5F3E3148" w14:textId="77777777" w:rsidR="00DA7AD2" w:rsidRDefault="00474115">
      <w:pPr>
        <w:pStyle w:val="Heading2"/>
        <w:keepNext/>
        <w:spacing w:before="280" w:after="200"/>
      </w:pPr>
      <w:bookmarkStart w:id="115" w:name="_Toc242453086"/>
      <w:r>
        <w:t>3.6 System Development Life Cycle</w:t>
      </w:r>
      <w:bookmarkEnd w:id="115"/>
    </w:p>
    <w:p w14:paraId="6FF585F9" w14:textId="129F6C03" w:rsidR="00DA7AD2" w:rsidRDefault="00474115">
      <w:pPr>
        <w:pStyle w:val="BodyText"/>
        <w:spacing w:after="120" w:line="360" w:lineRule="auto"/>
        <w:ind w:firstLine="567"/>
        <w:jc w:val="both"/>
      </w:pPr>
      <w:r>
        <w:t xml:space="preserve">System Development Life Cycle (SDLC) yang digunakan adalah metode eXtreme </w:t>
      </w:r>
      <w:r>
        <w:lastRenderedPageBreak/>
        <w:t xml:space="preserve">Programming (XP) yang termasuk dalam model Agile. Secara garis besar tahap-tahap dalam metode eXtreme Programming </w:t>
      </w:r>
      <w:r>
        <w:fldChar w:fldCharType="begin"/>
      </w:r>
      <w:r>
        <w:instrText xml:space="preserve"> CITATION Ambler2002 \l 1057 </w:instrText>
      </w:r>
      <w:r>
        <w:fldChar w:fldCharType="separate"/>
      </w:r>
      <w:r w:rsidR="002E3237">
        <w:rPr>
          <w:noProof/>
        </w:rPr>
        <w:t xml:space="preserve"> </w:t>
      </w:r>
      <w:r w:rsidR="002E3237" w:rsidRPr="002E3237">
        <w:rPr>
          <w:noProof/>
        </w:rPr>
        <w:t>(Ambler, 2002)</w:t>
      </w:r>
      <w:r>
        <w:fldChar w:fldCharType="end"/>
      </w:r>
      <w:r>
        <w:t xml:space="preserve"> dapat dilihat pada Gambar 3.38 berikut ini.</w:t>
      </w:r>
    </w:p>
    <w:p w14:paraId="39219419" w14:textId="77777777" w:rsidR="00DA7AD2" w:rsidRDefault="00474115">
      <w:pPr>
        <w:keepNext/>
        <w:jc w:val="center"/>
      </w:pPr>
      <w:r>
        <w:rPr>
          <w:noProof/>
        </w:rPr>
        <w:drawing>
          <wp:inline distT="0" distB="0" distL="0" distR="0" wp14:anchorId="2E12D2B1" wp14:editId="232988F3">
            <wp:extent cx="5400000" cy="247218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lc-extreme-programming.png"/>
                    <pic:cNvPicPr/>
                  </pic:nvPicPr>
                  <pic:blipFill>
                    <a:blip r:embed="rId48"/>
                    <a:stretch>
                      <a:fillRect/>
                    </a:stretch>
                  </pic:blipFill>
                  <pic:spPr>
                    <a:xfrm>
                      <a:off x="0" y="0"/>
                      <a:ext cx="5400000" cy="2472188"/>
                    </a:xfrm>
                    <a:prstGeom prst="rect">
                      <a:avLst/>
                    </a:prstGeom>
                  </pic:spPr>
                </pic:pic>
              </a:graphicData>
            </a:graphic>
          </wp:inline>
        </w:drawing>
      </w:r>
    </w:p>
    <w:p w14:paraId="583B5979" w14:textId="218BC98A" w:rsidR="00DA7AD2" w:rsidRDefault="00474115">
      <w:pPr>
        <w:pStyle w:val="Caption"/>
        <w:spacing w:before="120" w:after="160"/>
        <w:jc w:val="center"/>
      </w:pPr>
      <w:bookmarkStart w:id="116" w:name="_Toc242453145"/>
      <w:r>
        <w:t>Gambar 3.</w:t>
      </w:r>
      <w:fldSimple w:instr=" SEQ Gambar \* ARABIC ">
        <w:r w:rsidR="002E3237">
          <w:rPr>
            <w:noProof/>
          </w:rPr>
          <w:t>38</w:t>
        </w:r>
      </w:fldSimple>
      <w:r>
        <w:t xml:space="preserve"> Siklus Hidup Metode Pengembangan eXtreme Programming (Ambler, 2002)</w:t>
      </w:r>
      <w:bookmarkEnd w:id="116"/>
    </w:p>
    <w:p w14:paraId="77E4615A" w14:textId="77777777" w:rsidR="00DA7AD2" w:rsidRDefault="00474115">
      <w:pPr>
        <w:pStyle w:val="Heading1"/>
        <w:keepNext/>
        <w:pageBreakBefore/>
        <w:spacing w:after="360"/>
      </w:pPr>
      <w:bookmarkStart w:id="117" w:name="_Toc242453087"/>
      <w:r>
        <w:lastRenderedPageBreak/>
        <w:t>DAFTAR PUSTAKA</w:t>
      </w:r>
      <w:bookmarkEnd w:id="117"/>
    </w:p>
    <w:p w14:paraId="61CE2310" w14:textId="77777777" w:rsidR="002E3237" w:rsidRDefault="00474115" w:rsidP="002E3237">
      <w:pPr>
        <w:pStyle w:val="Bibliography"/>
        <w:ind w:left="720" w:hanging="720"/>
        <w:rPr>
          <w:noProof/>
          <w:sz w:val="24"/>
          <w:szCs w:val="24"/>
          <w:lang w:val="id-ID"/>
        </w:rPr>
      </w:pPr>
      <w:r>
        <w:fldChar w:fldCharType="begin"/>
      </w:r>
      <w:r>
        <w:instrText xml:space="preserve"> BIBLIOGRAPHY \l 1057 </w:instrText>
      </w:r>
      <w:r>
        <w:fldChar w:fldCharType="separate"/>
      </w:r>
      <w:r w:rsidR="002E3237">
        <w:rPr>
          <w:noProof/>
          <w:lang w:val="id-ID"/>
        </w:rPr>
        <w:t xml:space="preserve">Ambler, S. (2002). </w:t>
      </w:r>
      <w:r w:rsidR="002E3237">
        <w:rPr>
          <w:i/>
          <w:iCs/>
          <w:noProof/>
          <w:lang w:val="id-ID"/>
        </w:rPr>
        <w:t>Agile Modeling: Effective Practices for eXtreme Programming and the Unified Process.</w:t>
      </w:r>
      <w:r w:rsidR="002E3237">
        <w:rPr>
          <w:noProof/>
          <w:lang w:val="id-ID"/>
        </w:rPr>
        <w:t xml:space="preserve"> New York: John Wiley &amp; Sons.</w:t>
      </w:r>
    </w:p>
    <w:p w14:paraId="3C2409FC" w14:textId="77777777" w:rsidR="002E3237" w:rsidRDefault="002E3237" w:rsidP="002E3237">
      <w:pPr>
        <w:pStyle w:val="Bibliography"/>
        <w:ind w:left="720" w:hanging="720"/>
        <w:rPr>
          <w:noProof/>
          <w:lang w:val="id-ID"/>
        </w:rPr>
      </w:pPr>
      <w:r>
        <w:rPr>
          <w:noProof/>
          <w:lang w:val="id-ID"/>
        </w:rPr>
        <w:t xml:space="preserve">Dhaman, D., Anggai, S., &amp; Waskita, A. (2025). Optimasi Akurasi Jawaban Aplikasi Chatbot Layanan Pelanggan dengan Metode RAG (Retrieval-Augmented Generation). </w:t>
      </w:r>
      <w:r>
        <w:rPr>
          <w:i/>
          <w:iCs/>
          <w:noProof/>
          <w:lang w:val="id-ID"/>
        </w:rPr>
        <w:t>Journal of Information System Research (JOSH), 6</w:t>
      </w:r>
      <w:r>
        <w:rPr>
          <w:noProof/>
          <w:lang w:val="id-ID"/>
        </w:rPr>
        <w:t xml:space="preserve">(4), 2120-2128. </w:t>
      </w:r>
      <w:hyperlink r:id="rId49">
        <w:r>
          <w:rPr>
            <w:noProof/>
            <w:lang w:val="id-ID"/>
          </w:rPr>
          <w:t>https://doi.org/10.47065/josh.v6i4.8048</w:t>
        </w:r>
      </w:hyperlink>
    </w:p>
    <w:p w14:paraId="4D9FD4F9" w14:textId="77777777" w:rsidR="002E3237" w:rsidRDefault="002E3237" w:rsidP="002E3237">
      <w:pPr>
        <w:pStyle w:val="Bibliography"/>
        <w:ind w:left="720" w:hanging="720"/>
        <w:rPr>
          <w:noProof/>
          <w:lang w:val="id-ID"/>
        </w:rPr>
      </w:pPr>
      <w:r>
        <w:rPr>
          <w:noProof/>
          <w:lang w:val="id-ID"/>
        </w:rPr>
        <w:t xml:space="preserve">Elysia, S., &amp; Herianto. (2024). Chatbot Berbasis Retrieval Augmented Generation (RAG) untuk Peningkatan Layanan Informasi Sekolah. </w:t>
      </w:r>
      <w:r>
        <w:rPr>
          <w:i/>
          <w:iCs/>
          <w:noProof/>
          <w:lang w:val="id-ID"/>
        </w:rPr>
        <w:t>Journal TIFDA (Technology Information and Data Analytic), 1</w:t>
      </w:r>
      <w:r>
        <w:rPr>
          <w:noProof/>
          <w:lang w:val="id-ID"/>
        </w:rPr>
        <w:t xml:space="preserve">(2), 52-58. </w:t>
      </w:r>
      <w:hyperlink r:id="rId50">
        <w:r>
          <w:rPr>
            <w:noProof/>
            <w:lang w:val="id-ID"/>
          </w:rPr>
          <w:t>https://doi.org/10.70491/tifda.v1i2.52</w:t>
        </w:r>
      </w:hyperlink>
    </w:p>
    <w:p w14:paraId="07BA38CA" w14:textId="77777777" w:rsidR="002E3237" w:rsidRDefault="002E3237" w:rsidP="002E3237">
      <w:pPr>
        <w:pStyle w:val="Bibliography"/>
        <w:ind w:left="720" w:hanging="720"/>
        <w:rPr>
          <w:noProof/>
          <w:lang w:val="id-ID"/>
        </w:rPr>
      </w:pPr>
      <w:r>
        <w:rPr>
          <w:noProof/>
          <w:lang w:val="id-ID"/>
        </w:rPr>
        <w:t xml:space="preserve">Fan, W., Ding, Y., Ning, L., Wang, S., Li, H., Yin, D., . . . Li, Q. (2024). A Survey on RAG Meeting LLMs: Towards Retrieval-Augmented Large Language Models. </w:t>
      </w:r>
      <w:r>
        <w:rPr>
          <w:i/>
          <w:iCs/>
          <w:noProof/>
          <w:lang w:val="id-ID"/>
        </w:rPr>
        <w:t>Proceedings of the 30th ACM SIGKDD Conference on Knowledge Discovery and Data Mining</w:t>
      </w:r>
      <w:r>
        <w:rPr>
          <w:noProof/>
          <w:lang w:val="id-ID"/>
        </w:rPr>
        <w:t xml:space="preserve"> (hal. 6491-6501). ACM. </w:t>
      </w:r>
      <w:hyperlink r:id="rId51">
        <w:r>
          <w:rPr>
            <w:noProof/>
            <w:lang w:val="id-ID"/>
          </w:rPr>
          <w:t>https://doi.org/10.1145/3637528.3671470</w:t>
        </w:r>
      </w:hyperlink>
    </w:p>
    <w:p w14:paraId="0E21592E" w14:textId="77777777" w:rsidR="002E3237" w:rsidRDefault="002E3237" w:rsidP="002E3237">
      <w:pPr>
        <w:pStyle w:val="Bibliography"/>
        <w:ind w:left="720" w:hanging="720"/>
        <w:rPr>
          <w:noProof/>
          <w:lang w:val="id-ID"/>
        </w:rPr>
      </w:pPr>
      <w:r>
        <w:rPr>
          <w:noProof/>
          <w:lang w:val="id-ID"/>
        </w:rPr>
        <w:t xml:space="preserve">González-Flores, L., Rubiano-Moreno, J., &amp; Sosa-Gómez, G. (2025). The relevance of lead prioritization: a B2B lead scoring model based on machine learning. </w:t>
      </w:r>
      <w:r>
        <w:rPr>
          <w:i/>
          <w:iCs/>
          <w:noProof/>
          <w:lang w:val="id-ID"/>
        </w:rPr>
        <w:t>Frontiers in Artificial Intelligence, 8</w:t>
      </w:r>
      <w:r>
        <w:rPr>
          <w:noProof/>
          <w:lang w:val="id-ID"/>
        </w:rPr>
        <w:t xml:space="preserve">, 1554325. </w:t>
      </w:r>
      <w:hyperlink r:id="rId52">
        <w:r>
          <w:rPr>
            <w:noProof/>
            <w:lang w:val="id-ID"/>
          </w:rPr>
          <w:t>https://doi.org/10.3389/frai.2025.1554325</w:t>
        </w:r>
      </w:hyperlink>
    </w:p>
    <w:p w14:paraId="3066EB3D" w14:textId="77777777" w:rsidR="002E3237" w:rsidRDefault="002E3237" w:rsidP="002E3237">
      <w:pPr>
        <w:pStyle w:val="Bibliography"/>
        <w:ind w:left="720" w:hanging="720"/>
        <w:rPr>
          <w:noProof/>
          <w:lang w:val="id-ID"/>
        </w:rPr>
      </w:pPr>
      <w:r>
        <w:rPr>
          <w:noProof/>
          <w:lang w:val="id-ID"/>
        </w:rPr>
        <w:t xml:space="preserve">Imaduddin, M., Susanto, R., &amp; Pradana, A. (2026). Pengembangan Chatbot WhatsApp Berbasis Retrieval-Augmented Generation (RAG) dan OpenAI untuk Penyediaan Jawaban Akurat dari Dokumen Aturan Organisasi. </w:t>
      </w:r>
      <w:r>
        <w:rPr>
          <w:i/>
          <w:iCs/>
          <w:noProof/>
          <w:lang w:val="id-ID"/>
        </w:rPr>
        <w:t>Adopsi Teknologi dan Sistem Informasi (ATASI), 5</w:t>
      </w:r>
      <w:r>
        <w:rPr>
          <w:noProof/>
          <w:lang w:val="id-ID"/>
        </w:rPr>
        <w:t xml:space="preserve">(1), 23-31. </w:t>
      </w:r>
      <w:hyperlink r:id="rId53">
        <w:r>
          <w:rPr>
            <w:noProof/>
            <w:lang w:val="id-ID"/>
          </w:rPr>
          <w:t>https://doi.org/10.30872/atasi.v5i1.3472</w:t>
        </w:r>
      </w:hyperlink>
    </w:p>
    <w:p w14:paraId="775B5F78" w14:textId="77777777" w:rsidR="002E3237" w:rsidRDefault="002E3237" w:rsidP="002E3237">
      <w:pPr>
        <w:pStyle w:val="Bibliography"/>
        <w:ind w:left="720" w:hanging="720"/>
        <w:rPr>
          <w:noProof/>
          <w:lang w:val="id-ID"/>
        </w:rPr>
      </w:pPr>
      <w:r>
        <w:rPr>
          <w:noProof/>
          <w:lang w:val="id-ID"/>
        </w:rPr>
        <w:t xml:space="preserve">Irawan, R., &amp; Fahmi. (2025). Implementasi Metode Extreme Programming (XP) Pada Sistem Manajemen Data Layanan Bimbingan dan Konseling di Madrasah Aliyah. </w:t>
      </w:r>
      <w:r>
        <w:rPr>
          <w:i/>
          <w:iCs/>
          <w:noProof/>
          <w:lang w:val="id-ID"/>
        </w:rPr>
        <w:t>JSiI (Jurnal Sistem Informasi), 12</w:t>
      </w:r>
      <w:r>
        <w:rPr>
          <w:noProof/>
          <w:lang w:val="id-ID"/>
        </w:rPr>
        <w:t xml:space="preserve">(1), 49-55. </w:t>
      </w:r>
      <w:hyperlink r:id="rId54">
        <w:r>
          <w:rPr>
            <w:noProof/>
            <w:lang w:val="id-ID"/>
          </w:rPr>
          <w:t>https://doi.org/10.30656/jsii.v12i1.10023</w:t>
        </w:r>
      </w:hyperlink>
    </w:p>
    <w:p w14:paraId="076A7668" w14:textId="77777777" w:rsidR="002E3237" w:rsidRDefault="002E3237" w:rsidP="002E3237">
      <w:pPr>
        <w:pStyle w:val="Bibliography"/>
        <w:ind w:left="720" w:hanging="720"/>
        <w:rPr>
          <w:noProof/>
          <w:lang w:val="id-ID"/>
        </w:rPr>
      </w:pPr>
      <w:r>
        <w:rPr>
          <w:noProof/>
          <w:lang w:val="id-ID"/>
        </w:rPr>
        <w:t xml:space="preserve">Jadli, A., Hain, M., &amp; Hasbaoui, A. (2023). Artificial intelligence-based lead propensity prediction. </w:t>
      </w:r>
      <w:r>
        <w:rPr>
          <w:i/>
          <w:iCs/>
          <w:noProof/>
          <w:lang w:val="id-ID"/>
        </w:rPr>
        <w:t>IAES International Journal of Artificial Intelligence (IJ-AI), 12</w:t>
      </w:r>
      <w:r>
        <w:rPr>
          <w:noProof/>
          <w:lang w:val="id-ID"/>
        </w:rPr>
        <w:t xml:space="preserve">(3), 1281-1290. </w:t>
      </w:r>
      <w:hyperlink r:id="rId55">
        <w:r>
          <w:rPr>
            <w:noProof/>
            <w:lang w:val="id-ID"/>
          </w:rPr>
          <w:t>https://doi.org/10.11591/ijai.v12.i3.pp1281-1290</w:t>
        </w:r>
      </w:hyperlink>
    </w:p>
    <w:p w14:paraId="1A4D3858" w14:textId="77777777" w:rsidR="002E3237" w:rsidRDefault="002E3237" w:rsidP="002E3237">
      <w:pPr>
        <w:pStyle w:val="Bibliography"/>
        <w:ind w:left="720" w:hanging="720"/>
        <w:rPr>
          <w:noProof/>
          <w:lang w:val="id-ID"/>
        </w:rPr>
      </w:pPr>
      <w:r>
        <w:rPr>
          <w:noProof/>
          <w:lang w:val="id-ID"/>
        </w:rPr>
        <w:t xml:space="preserve">Narulita, S., Nugroho, A., &amp; Abdillah, M. (2024). Diagram Unified Modelling Language (UML) untuk Perancangan Sistem Informasi Manajemen Penelitian dan Pengabdian Masyarakat (SIMLITABMAS). </w:t>
      </w:r>
      <w:r>
        <w:rPr>
          <w:i/>
          <w:iCs/>
          <w:noProof/>
          <w:lang w:val="id-ID"/>
        </w:rPr>
        <w:t>Bridge: Jurnal Publikasi Sistem Informasi dan Telekomunikasi, 2</w:t>
      </w:r>
      <w:r>
        <w:rPr>
          <w:noProof/>
          <w:lang w:val="id-ID"/>
        </w:rPr>
        <w:t xml:space="preserve">(3), 244-256. </w:t>
      </w:r>
      <w:hyperlink r:id="rId56">
        <w:r>
          <w:rPr>
            <w:noProof/>
            <w:lang w:val="id-ID"/>
          </w:rPr>
          <w:t>https://doi.org/10.62951/bridge.v2i3.174</w:t>
        </w:r>
      </w:hyperlink>
    </w:p>
    <w:p w14:paraId="1F77432A" w14:textId="77777777" w:rsidR="002E3237" w:rsidRDefault="002E3237" w:rsidP="002E3237">
      <w:pPr>
        <w:pStyle w:val="Bibliography"/>
        <w:ind w:left="720" w:hanging="720"/>
        <w:rPr>
          <w:noProof/>
          <w:lang w:val="id-ID"/>
        </w:rPr>
      </w:pPr>
      <w:r>
        <w:rPr>
          <w:noProof/>
          <w:lang w:val="id-ID"/>
        </w:rPr>
        <w:t xml:space="preserve">Nicolescu, L., &amp; Tudorache, M. (2022). Human-Computer Interaction in Customer Service: The Experience with AI Chatbots: A Systematic Literature Review. </w:t>
      </w:r>
      <w:r>
        <w:rPr>
          <w:i/>
          <w:iCs/>
          <w:noProof/>
          <w:lang w:val="id-ID"/>
        </w:rPr>
        <w:t>Electronics, 11</w:t>
      </w:r>
      <w:r>
        <w:rPr>
          <w:noProof/>
          <w:lang w:val="id-ID"/>
        </w:rPr>
        <w:t xml:space="preserve">(10), 1579. </w:t>
      </w:r>
      <w:hyperlink r:id="rId57">
        <w:r>
          <w:rPr>
            <w:noProof/>
            <w:lang w:val="id-ID"/>
          </w:rPr>
          <w:t>https://doi.org/10.3390/electronics11101579</w:t>
        </w:r>
      </w:hyperlink>
    </w:p>
    <w:p w14:paraId="3D5868C4" w14:textId="77777777" w:rsidR="002E3237" w:rsidRDefault="002E3237" w:rsidP="002E3237">
      <w:pPr>
        <w:pStyle w:val="Bibliography"/>
        <w:ind w:left="720" w:hanging="720"/>
        <w:rPr>
          <w:noProof/>
          <w:lang w:val="id-ID"/>
        </w:rPr>
      </w:pPr>
      <w:r>
        <w:rPr>
          <w:noProof/>
          <w:lang w:val="id-ID"/>
        </w:rPr>
        <w:t xml:space="preserve">Parkinson, S., &amp; Khan, S. (2022). A Survey on Empirical Security Analysis of Access-control Systems: A Real-world Perspective. </w:t>
      </w:r>
      <w:r>
        <w:rPr>
          <w:i/>
          <w:iCs/>
          <w:noProof/>
          <w:lang w:val="id-ID"/>
        </w:rPr>
        <w:t>ACM Computing Surveys, 55</w:t>
      </w:r>
      <w:r>
        <w:rPr>
          <w:noProof/>
          <w:lang w:val="id-ID"/>
        </w:rPr>
        <w:t xml:space="preserve">(6), 1-28. </w:t>
      </w:r>
      <w:hyperlink r:id="rId58">
        <w:r>
          <w:rPr>
            <w:noProof/>
            <w:lang w:val="id-ID"/>
          </w:rPr>
          <w:t>https://doi.org/10.1145/3533703</w:t>
        </w:r>
      </w:hyperlink>
    </w:p>
    <w:p w14:paraId="03B7FE20" w14:textId="77777777" w:rsidR="002E3237" w:rsidRDefault="002E3237" w:rsidP="002E3237">
      <w:pPr>
        <w:pStyle w:val="Bibliography"/>
        <w:ind w:left="720" w:hanging="720"/>
        <w:rPr>
          <w:noProof/>
          <w:lang w:val="id-ID"/>
        </w:rPr>
      </w:pPr>
      <w:r>
        <w:rPr>
          <w:noProof/>
          <w:lang w:val="id-ID"/>
        </w:rPr>
        <w:t xml:space="preserve">Prasetyo, S., Puteri, V., &amp; Sabariman. (2025). Implementasi Chatbot AI dan WhatsApp untuk Mendukung Penjualan dan Konsultasi Rakitan Komputer di Toko Micro Batam. </w:t>
      </w:r>
      <w:r>
        <w:rPr>
          <w:i/>
          <w:iCs/>
          <w:noProof/>
          <w:lang w:val="id-ID"/>
        </w:rPr>
        <w:t>Journal of Information System Management (JOISM), 7</w:t>
      </w:r>
      <w:r>
        <w:rPr>
          <w:noProof/>
          <w:lang w:val="id-ID"/>
        </w:rPr>
        <w:t xml:space="preserve">(1), 120-126. </w:t>
      </w:r>
      <w:hyperlink r:id="rId59">
        <w:r>
          <w:rPr>
            <w:noProof/>
            <w:lang w:val="id-ID"/>
          </w:rPr>
          <w:t>https://doi.org/10.24076/joism.2025v7i1.2098</w:t>
        </w:r>
      </w:hyperlink>
    </w:p>
    <w:p w14:paraId="449CB9B6" w14:textId="77777777" w:rsidR="002E3237" w:rsidRDefault="002E3237" w:rsidP="002E3237">
      <w:pPr>
        <w:pStyle w:val="Bibliography"/>
        <w:ind w:left="720" w:hanging="720"/>
        <w:rPr>
          <w:noProof/>
          <w:lang w:val="id-ID"/>
        </w:rPr>
      </w:pPr>
      <w:r>
        <w:rPr>
          <w:noProof/>
          <w:lang w:val="id-ID"/>
        </w:rPr>
        <w:t xml:space="preserve">Prior, D., Buttle, F., &amp; Maklan, S. (2024). </w:t>
      </w:r>
      <w:r>
        <w:rPr>
          <w:i/>
          <w:iCs/>
          <w:noProof/>
          <w:lang w:val="id-ID"/>
        </w:rPr>
        <w:t>Customer Relationship Management: Concepts, Applications and Technologies</w:t>
      </w:r>
      <w:r>
        <w:rPr>
          <w:noProof/>
          <w:lang w:val="id-ID"/>
        </w:rPr>
        <w:t xml:space="preserve"> (5 ed.). London: Routledge.</w:t>
      </w:r>
    </w:p>
    <w:p w14:paraId="4B8D5BC6" w14:textId="77777777" w:rsidR="002E3237" w:rsidRDefault="002E3237" w:rsidP="002E3237">
      <w:pPr>
        <w:pStyle w:val="Bibliography"/>
        <w:ind w:left="720" w:hanging="720"/>
        <w:rPr>
          <w:noProof/>
          <w:lang w:val="id-ID"/>
        </w:rPr>
      </w:pPr>
      <w:r>
        <w:rPr>
          <w:noProof/>
          <w:lang w:val="id-ID"/>
        </w:rPr>
        <w:t xml:space="preserve">Purnasari, M., Hartiwi, Y., &amp; Nurhayati. (2022). Perancangan Sistem Informasi Pengelolaan Dana Masjid Berbasis Web Menggunakan Unified Modeling Language (UML). </w:t>
      </w:r>
      <w:r>
        <w:rPr>
          <w:i/>
          <w:iCs/>
          <w:noProof/>
          <w:lang w:val="id-ID"/>
        </w:rPr>
        <w:t>Resolusi: Rekayasa Teknik Informatika dan Informasi, 2</w:t>
      </w:r>
      <w:r>
        <w:rPr>
          <w:noProof/>
          <w:lang w:val="id-ID"/>
        </w:rPr>
        <w:t xml:space="preserve">(6), 258-264. </w:t>
      </w:r>
      <w:hyperlink r:id="rId60">
        <w:r>
          <w:rPr>
            <w:noProof/>
            <w:lang w:val="id-ID"/>
          </w:rPr>
          <w:t>https://doi.org/10.30865/resolusi.v2i6.416</w:t>
        </w:r>
      </w:hyperlink>
    </w:p>
    <w:p w14:paraId="0906A0E9" w14:textId="77777777" w:rsidR="002E3237" w:rsidRDefault="002E3237" w:rsidP="002E3237">
      <w:pPr>
        <w:pStyle w:val="Bibliography"/>
        <w:ind w:left="720" w:hanging="720"/>
        <w:rPr>
          <w:noProof/>
          <w:lang w:val="id-ID"/>
        </w:rPr>
      </w:pPr>
      <w:r>
        <w:rPr>
          <w:noProof/>
          <w:lang w:val="id-ID"/>
        </w:rPr>
        <w:t xml:space="preserve">Puspitasari, N. (2025). Bot Innovation Realizing Service Excellence: Designing WhatsApp Chatbot as a Customer Service Solution. </w:t>
      </w:r>
      <w:r>
        <w:rPr>
          <w:i/>
          <w:iCs/>
          <w:noProof/>
          <w:lang w:val="id-ID"/>
        </w:rPr>
        <w:t>Jurnal Sistem Informasi Bisnis, 15</w:t>
      </w:r>
      <w:r>
        <w:rPr>
          <w:noProof/>
          <w:lang w:val="id-ID"/>
        </w:rPr>
        <w:t xml:space="preserve">(2), 221-229. </w:t>
      </w:r>
      <w:hyperlink r:id="rId61">
        <w:r>
          <w:rPr>
            <w:noProof/>
            <w:lang w:val="id-ID"/>
          </w:rPr>
          <w:t>https://doi.org/10.14710/vol15iss2pp221-229</w:t>
        </w:r>
      </w:hyperlink>
    </w:p>
    <w:p w14:paraId="5E57C649" w14:textId="77777777" w:rsidR="002E3237" w:rsidRDefault="002E3237" w:rsidP="002E3237">
      <w:pPr>
        <w:pStyle w:val="Bibliography"/>
        <w:ind w:left="720" w:hanging="720"/>
        <w:rPr>
          <w:noProof/>
          <w:lang w:val="id-ID"/>
        </w:rPr>
      </w:pPr>
      <w:r>
        <w:rPr>
          <w:noProof/>
          <w:lang w:val="id-ID"/>
        </w:rPr>
        <w:t xml:space="preserve">Sahyudi, M., &amp; Susanto, E. (2025). Analisis Implementasi Sistem Keamanan Basis Data Berbasis Role-Based Access Control (RBAC) pada Aplikasi Enterprise Resource </w:t>
      </w:r>
      <w:r>
        <w:rPr>
          <w:noProof/>
          <w:lang w:val="id-ID"/>
        </w:rPr>
        <w:lastRenderedPageBreak/>
        <w:t xml:space="preserve">Planning. </w:t>
      </w:r>
      <w:r>
        <w:rPr>
          <w:i/>
          <w:iCs/>
          <w:noProof/>
          <w:lang w:val="id-ID"/>
        </w:rPr>
        <w:t>SATESI: Jurnal Sains Teknologi dan Sistem Informasi, 5</w:t>
      </w:r>
      <w:r>
        <w:rPr>
          <w:noProof/>
          <w:lang w:val="id-ID"/>
        </w:rPr>
        <w:t xml:space="preserve">(1), 105-116. </w:t>
      </w:r>
      <w:hyperlink r:id="rId62">
        <w:r>
          <w:rPr>
            <w:noProof/>
            <w:lang w:val="id-ID"/>
          </w:rPr>
          <w:t>https://doi.org/10.54259/satesi.v5i1.3997</w:t>
        </w:r>
      </w:hyperlink>
    </w:p>
    <w:p w14:paraId="685ECED6" w14:textId="77777777" w:rsidR="002E3237" w:rsidRDefault="002E3237" w:rsidP="002E3237">
      <w:pPr>
        <w:pStyle w:val="Bibliography"/>
        <w:ind w:left="720" w:hanging="720"/>
        <w:rPr>
          <w:noProof/>
          <w:lang w:val="id-ID"/>
        </w:rPr>
      </w:pPr>
      <w:r>
        <w:rPr>
          <w:noProof/>
          <w:lang w:val="id-ID"/>
        </w:rPr>
        <w:t xml:space="preserve">Tjahyanti, L. (2023). Pengembangan Sistem Informasi Pendaftaran PKL Di Universitas Panji Sakti. </w:t>
      </w:r>
      <w:r>
        <w:rPr>
          <w:i/>
          <w:iCs/>
          <w:noProof/>
          <w:lang w:val="id-ID"/>
        </w:rPr>
        <w:t>Jurnal Minfo Polgan, 12</w:t>
      </w:r>
      <w:r>
        <w:rPr>
          <w:noProof/>
          <w:lang w:val="id-ID"/>
        </w:rPr>
        <w:t xml:space="preserve">(1), 997-1004. </w:t>
      </w:r>
      <w:hyperlink r:id="rId63">
        <w:r>
          <w:rPr>
            <w:noProof/>
            <w:lang w:val="id-ID"/>
          </w:rPr>
          <w:t>https://doi.org/10.33395/jmp.v12i1.12545</w:t>
        </w:r>
      </w:hyperlink>
    </w:p>
    <w:p w14:paraId="1831CC4C" w14:textId="77777777" w:rsidR="002E3237" w:rsidRDefault="002E3237" w:rsidP="002E3237">
      <w:pPr>
        <w:pStyle w:val="Bibliography"/>
        <w:ind w:left="720" w:hanging="720"/>
        <w:rPr>
          <w:noProof/>
          <w:lang w:val="id-ID"/>
        </w:rPr>
      </w:pPr>
      <w:r>
        <w:rPr>
          <w:noProof/>
          <w:lang w:val="id-ID"/>
        </w:rPr>
        <w:t xml:space="preserve">Republik Indonesia. (2022). </w:t>
      </w:r>
      <w:r>
        <w:rPr>
          <w:i/>
          <w:iCs/>
          <w:noProof/>
          <w:lang w:val="id-ID"/>
        </w:rPr>
        <w:t>Undang-Undang Republik Indonesia Nomor 27 Tahun 2022 tentang Pelindungan Data Pribadi.</w:t>
      </w:r>
      <w:r>
        <w:rPr>
          <w:noProof/>
          <w:lang w:val="id-ID"/>
        </w:rPr>
        <w:t xml:space="preserve"> Jakarta: Sekretariat Negara. Diambil kembali dari </w:t>
      </w:r>
      <w:hyperlink r:id="rId64">
        <w:r>
          <w:rPr>
            <w:noProof/>
            <w:lang w:val="id-ID"/>
          </w:rPr>
          <w:t>https://peraturan.bpk.go.id/Details/229798/uu-no-27-tahun-2022</w:t>
        </w:r>
      </w:hyperlink>
    </w:p>
    <w:p w14:paraId="4977504F" w14:textId="77777777" w:rsidR="002E3237" w:rsidRDefault="002E3237" w:rsidP="002E3237">
      <w:pPr>
        <w:pStyle w:val="Bibliography"/>
        <w:ind w:left="720" w:hanging="720"/>
        <w:rPr>
          <w:noProof/>
          <w:lang w:val="id-ID"/>
        </w:rPr>
      </w:pPr>
      <w:r>
        <w:rPr>
          <w:noProof/>
          <w:lang w:val="id-ID"/>
        </w:rPr>
        <w:t xml:space="preserve">Wolf, L., &amp; Steul-Fischer, M. (2023). Factors of customers' channel choice in an omnichannel environment: a systematic literature review. </w:t>
      </w:r>
      <w:r>
        <w:rPr>
          <w:i/>
          <w:iCs/>
          <w:noProof/>
          <w:lang w:val="id-ID"/>
        </w:rPr>
        <w:t>Management Review Quarterly, 73</w:t>
      </w:r>
      <w:r>
        <w:rPr>
          <w:noProof/>
          <w:lang w:val="id-ID"/>
        </w:rPr>
        <w:t xml:space="preserve">(4), 1579-1630. </w:t>
      </w:r>
      <w:hyperlink r:id="rId65">
        <w:r>
          <w:rPr>
            <w:noProof/>
            <w:lang w:val="id-ID"/>
          </w:rPr>
          <w:t>https://doi.org/10.1007/s11301-022-00281-w</w:t>
        </w:r>
      </w:hyperlink>
    </w:p>
    <w:p w14:paraId="0F77B734" w14:textId="0FD23882" w:rsidR="00DA7AD2" w:rsidRDefault="00474115" w:rsidP="002E3237">
      <w:pPr>
        <w:pStyle w:val="BodyText"/>
        <w:spacing w:line="360" w:lineRule="auto"/>
        <w:ind w:left="567" w:hanging="567"/>
      </w:pPr>
      <w:r>
        <w:fldChar w:fldCharType="end"/>
      </w:r>
    </w:p>
    <w:sectPr w:rsidR="00DA7AD2" w:rsidSect="00AB031D">
      <w:footerReference w:type="default" r:id="rId66"/>
      <w:pgSz w:w="11906" w:h="16838" w:code="9"/>
      <w:pgMar w:top="1599" w:right="1680" w:bottom="1599" w:left="1678" w:header="0" w:footer="70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C178AA" w14:textId="77777777" w:rsidR="005F2BED" w:rsidRDefault="005F2BED">
      <w:r>
        <w:separator/>
      </w:r>
    </w:p>
  </w:endnote>
  <w:endnote w:type="continuationSeparator" w:id="0">
    <w:p w14:paraId="0FC128A9" w14:textId="77777777" w:rsidR="005F2BED" w:rsidRDefault="005F2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30778487"/>
      <w:docPartObj>
        <w:docPartGallery w:val="Page Numbers (Bottom of Page)"/>
        <w:docPartUnique/>
      </w:docPartObj>
    </w:sdtPr>
    <w:sdtContent>
      <w:p w14:paraId="40BF39E2" w14:textId="77777777" w:rsidR="0050496F" w:rsidRDefault="0050496F" w:rsidP="005049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1C5F02" w14:textId="77777777" w:rsidR="0050496F" w:rsidRDefault="0050496F" w:rsidP="00431C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A1370" w14:textId="77777777" w:rsidR="0050496F" w:rsidRDefault="00005602">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106A17E8" wp14:editId="7B0C2FA1">
              <wp:simplePos x="0" y="0"/>
              <wp:positionH relativeFrom="page">
                <wp:posOffset>3818255</wp:posOffset>
              </wp:positionH>
              <wp:positionV relativeFrom="page">
                <wp:posOffset>10054590</wp:posOffset>
              </wp:positionV>
              <wp:extent cx="280035" cy="204470"/>
              <wp:effectExtent l="0" t="0" r="0" b="0"/>
              <wp:wrapNone/>
              <wp:docPr id="16"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003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55E41" w14:textId="77777777" w:rsidR="0050496F" w:rsidRDefault="0050496F">
                          <w:pPr>
                            <w:pStyle w:val="BodyText"/>
                            <w:spacing w:before="24"/>
                            <w:ind w:left="60"/>
                          </w:pPr>
                          <w:r>
                            <w:fldChar w:fldCharType="begin"/>
                          </w:r>
                          <w:r>
                            <w:instrText xml:space="preserve"> PAGE  \* roman </w:instrText>
                          </w:r>
                          <w:r>
                            <w:fldChar w:fldCharType="separate"/>
                          </w:r>
                          <w:r w:rsidR="00B21B0C">
                            <w:rPr>
                              <w:noProof/>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6A17E8" id="_x0000_t202" coordsize="21600,21600" o:spt="202" path="m,l,21600r21600,l21600,xe">
              <v:stroke joinstyle="miter"/>
              <v:path gradientshapeok="t" o:connecttype="rect"/>
            </v:shapetype>
            <v:shape id=" 2" o:spid="_x0000_s1026" type="#_x0000_t202" style="position:absolute;margin-left:300.65pt;margin-top:791.7pt;width:22.05pt;height:16.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" filled="f" stroked="f">
              <v:path arrowok="t"/>
              <v:textbox inset="0,0,0,0">
                <w:txbxContent>
                  <w:p w14:paraId="1AE55E41" w14:textId="77777777" w:rsidR="0050496F" w:rsidRDefault="0050496F">
                    <w:pPr>
                      <w:pStyle w:val="BodyText"/>
                      <w:spacing w:before="24"/>
                      <w:ind w:left="60"/>
                    </w:pPr>
                    <w:r>
                      <w:fldChar w:fldCharType="begin"/>
                    </w:r>
                    <w:r>
                      <w:instrText xml:space="preserve"> PAGE  \* roman </w:instrText>
                    </w:r>
                    <w:r>
                      <w:fldChar w:fldCharType="separate"/>
                    </w:r>
                    <w:r w:rsidR="00B21B0C">
                      <w:rPr>
                        <w:noProof/>
                      </w:rPr>
                      <w:t>ii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85974732"/>
      <w:docPartObj>
        <w:docPartGallery w:val="Page Numbers (Bottom of Page)"/>
        <w:docPartUnique/>
      </w:docPartObj>
    </w:sdtPr>
    <w:sdtEndPr>
      <w:rPr>
        <w:noProof/>
      </w:rPr>
    </w:sdtEndPr>
    <w:sdtContent>
      <w:p w14:paraId="7B94341D" w14:textId="77777777" w:rsidR="0050496F" w:rsidRDefault="0050496F">
        <w:pPr>
          <w:pStyle w:val="Footer"/>
          <w:jc w:val="center"/>
        </w:pPr>
        <w:r>
          <w:fldChar w:fldCharType="begin"/>
        </w:r>
        <w:r>
          <w:instrText xml:space="preserve"> PAGE   \* MERGEFORMAT </w:instrText>
        </w:r>
        <w:r>
          <w:fldChar w:fldCharType="separate"/>
        </w:r>
        <w:r w:rsidR="00B21B0C">
          <w:rPr>
            <w:noProof/>
          </w:rPr>
          <w:t>8</w:t>
        </w:r>
        <w:r>
          <w:rPr>
            <w:noProof/>
          </w:rPr>
          <w:fldChar w:fldCharType="end"/>
        </w:r>
      </w:p>
    </w:sdtContent>
  </w:sdt>
  <w:p w14:paraId="7FA02BF3" w14:textId="77777777" w:rsidR="0050496F" w:rsidRDefault="0050496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998629" w14:textId="77777777" w:rsidR="005F2BED" w:rsidRDefault="005F2BED">
      <w:r>
        <w:separator/>
      </w:r>
    </w:p>
  </w:footnote>
  <w:footnote w:type="continuationSeparator" w:id="0">
    <w:p w14:paraId="49159932" w14:textId="77777777" w:rsidR="005F2BED" w:rsidRDefault="005F2B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71868"/>
    <w:multiLevelType w:val="multilevel"/>
    <w:tmpl w:val="2C66D4C2"/>
    <w:lvl w:ilvl="0">
      <w:start w:val="2"/>
      <w:numFmt w:val="decimal"/>
      <w:lvlText w:val="%1"/>
      <w:lvlJc w:val="left"/>
      <w:pPr>
        <w:ind w:left="1013" w:hanging="432"/>
      </w:pPr>
      <w:rPr>
        <w:rFonts w:hint="default"/>
        <w:lang w:val="en-US" w:eastAsia="en-US" w:bidi="ar-SA"/>
      </w:rPr>
    </w:lvl>
    <w:lvl w:ilvl="1">
      <w:start w:val="1"/>
      <w:numFmt w:val="decimal"/>
      <w:lvlText w:val="%1.%2"/>
      <w:lvlJc w:val="left"/>
      <w:pPr>
        <w:ind w:left="1013" w:hanging="432"/>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296" w:hanging="646"/>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2953" w:hanging="646"/>
      </w:pPr>
      <w:rPr>
        <w:rFonts w:hint="default"/>
        <w:lang w:val="en-US" w:eastAsia="en-US" w:bidi="ar-SA"/>
      </w:rPr>
    </w:lvl>
    <w:lvl w:ilvl="4">
      <w:numFmt w:val="bullet"/>
      <w:lvlText w:val="•"/>
      <w:lvlJc w:val="left"/>
      <w:pPr>
        <w:ind w:left="3779" w:hanging="646"/>
      </w:pPr>
      <w:rPr>
        <w:rFonts w:hint="default"/>
        <w:lang w:val="en-US" w:eastAsia="en-US" w:bidi="ar-SA"/>
      </w:rPr>
    </w:lvl>
    <w:lvl w:ilvl="5">
      <w:numFmt w:val="bullet"/>
      <w:lvlText w:val="•"/>
      <w:lvlJc w:val="left"/>
      <w:pPr>
        <w:ind w:left="4606" w:hanging="646"/>
      </w:pPr>
      <w:rPr>
        <w:rFonts w:hint="default"/>
        <w:lang w:val="en-US" w:eastAsia="en-US" w:bidi="ar-SA"/>
      </w:rPr>
    </w:lvl>
    <w:lvl w:ilvl="6">
      <w:numFmt w:val="bullet"/>
      <w:lvlText w:val="•"/>
      <w:lvlJc w:val="left"/>
      <w:pPr>
        <w:ind w:left="5432" w:hanging="646"/>
      </w:pPr>
      <w:rPr>
        <w:rFonts w:hint="default"/>
        <w:lang w:val="en-US" w:eastAsia="en-US" w:bidi="ar-SA"/>
      </w:rPr>
    </w:lvl>
    <w:lvl w:ilvl="7">
      <w:numFmt w:val="bullet"/>
      <w:lvlText w:val="•"/>
      <w:lvlJc w:val="left"/>
      <w:pPr>
        <w:ind w:left="6259" w:hanging="646"/>
      </w:pPr>
      <w:rPr>
        <w:rFonts w:hint="default"/>
        <w:lang w:val="en-US" w:eastAsia="en-US" w:bidi="ar-SA"/>
      </w:rPr>
    </w:lvl>
    <w:lvl w:ilvl="8">
      <w:numFmt w:val="bullet"/>
      <w:lvlText w:val="•"/>
      <w:lvlJc w:val="left"/>
      <w:pPr>
        <w:ind w:left="7086" w:hanging="646"/>
      </w:pPr>
      <w:rPr>
        <w:rFonts w:hint="default"/>
        <w:lang w:val="en-US" w:eastAsia="en-US" w:bidi="ar-SA"/>
      </w:rPr>
    </w:lvl>
  </w:abstractNum>
  <w:abstractNum w:abstractNumId="1" w15:restartNumberingAfterBreak="0">
    <w:nsid w:val="19BE34FE"/>
    <w:multiLevelType w:val="multilevel"/>
    <w:tmpl w:val="4B0A3622"/>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0957461"/>
    <w:multiLevelType w:val="multilevel"/>
    <w:tmpl w:val="015EC404"/>
    <w:lvl w:ilvl="0">
      <w:start w:val="4"/>
      <w:numFmt w:val="decimal"/>
      <w:lvlText w:val="%1"/>
      <w:lvlJc w:val="left"/>
      <w:pPr>
        <w:ind w:left="1013" w:hanging="432"/>
      </w:pPr>
      <w:rPr>
        <w:rFonts w:hint="default"/>
        <w:lang w:val="en-US" w:eastAsia="en-US" w:bidi="ar-SA"/>
      </w:rPr>
    </w:lvl>
    <w:lvl w:ilvl="1">
      <w:start w:val="1"/>
      <w:numFmt w:val="decimal"/>
      <w:lvlText w:val="%1.%2"/>
      <w:lvlJc w:val="left"/>
      <w:pPr>
        <w:ind w:left="1013" w:hanging="432"/>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563" w:hanging="432"/>
      </w:pPr>
      <w:rPr>
        <w:rFonts w:hint="default"/>
        <w:lang w:val="en-US" w:eastAsia="en-US" w:bidi="ar-SA"/>
      </w:rPr>
    </w:lvl>
    <w:lvl w:ilvl="3">
      <w:numFmt w:val="bullet"/>
      <w:lvlText w:val="•"/>
      <w:lvlJc w:val="left"/>
      <w:pPr>
        <w:ind w:left="3335" w:hanging="432"/>
      </w:pPr>
      <w:rPr>
        <w:rFonts w:hint="default"/>
        <w:lang w:val="en-US" w:eastAsia="en-US" w:bidi="ar-SA"/>
      </w:rPr>
    </w:lvl>
    <w:lvl w:ilvl="4">
      <w:numFmt w:val="bullet"/>
      <w:lvlText w:val="•"/>
      <w:lvlJc w:val="left"/>
      <w:pPr>
        <w:ind w:left="4107" w:hanging="432"/>
      </w:pPr>
      <w:rPr>
        <w:rFonts w:hint="default"/>
        <w:lang w:val="en-US" w:eastAsia="en-US" w:bidi="ar-SA"/>
      </w:rPr>
    </w:lvl>
    <w:lvl w:ilvl="5">
      <w:numFmt w:val="bullet"/>
      <w:lvlText w:val="•"/>
      <w:lvlJc w:val="left"/>
      <w:pPr>
        <w:ind w:left="4879" w:hanging="432"/>
      </w:pPr>
      <w:rPr>
        <w:rFonts w:hint="default"/>
        <w:lang w:val="en-US" w:eastAsia="en-US" w:bidi="ar-SA"/>
      </w:rPr>
    </w:lvl>
    <w:lvl w:ilvl="6">
      <w:numFmt w:val="bullet"/>
      <w:lvlText w:val="•"/>
      <w:lvlJc w:val="left"/>
      <w:pPr>
        <w:ind w:left="5651" w:hanging="432"/>
      </w:pPr>
      <w:rPr>
        <w:rFonts w:hint="default"/>
        <w:lang w:val="en-US" w:eastAsia="en-US" w:bidi="ar-SA"/>
      </w:rPr>
    </w:lvl>
    <w:lvl w:ilvl="7">
      <w:numFmt w:val="bullet"/>
      <w:lvlText w:val="•"/>
      <w:lvlJc w:val="left"/>
      <w:pPr>
        <w:ind w:left="6423" w:hanging="432"/>
      </w:pPr>
      <w:rPr>
        <w:rFonts w:hint="default"/>
        <w:lang w:val="en-US" w:eastAsia="en-US" w:bidi="ar-SA"/>
      </w:rPr>
    </w:lvl>
    <w:lvl w:ilvl="8">
      <w:numFmt w:val="bullet"/>
      <w:lvlText w:val="•"/>
      <w:lvlJc w:val="left"/>
      <w:pPr>
        <w:ind w:left="7195" w:hanging="432"/>
      </w:pPr>
      <w:rPr>
        <w:rFonts w:hint="default"/>
        <w:lang w:val="en-US" w:eastAsia="en-US" w:bidi="ar-SA"/>
      </w:rPr>
    </w:lvl>
  </w:abstractNum>
  <w:abstractNum w:abstractNumId="3" w15:restartNumberingAfterBreak="0">
    <w:nsid w:val="30DE72F2"/>
    <w:multiLevelType w:val="multilevel"/>
    <w:tmpl w:val="DFBA7ED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3DF2AC0"/>
    <w:multiLevelType w:val="multilevel"/>
    <w:tmpl w:val="90548584"/>
    <w:lvl w:ilvl="0">
      <w:start w:val="5"/>
      <w:numFmt w:val="decimal"/>
      <w:lvlText w:val="%1"/>
      <w:lvlJc w:val="left"/>
      <w:pPr>
        <w:ind w:left="1548" w:hanging="720"/>
      </w:pPr>
      <w:rPr>
        <w:rFonts w:hint="default"/>
        <w:lang w:val="en-US" w:eastAsia="en-US" w:bidi="ar-SA"/>
      </w:rPr>
    </w:lvl>
    <w:lvl w:ilvl="1">
      <w:start w:val="1"/>
      <w:numFmt w:val="decimal"/>
      <w:lvlText w:val="%1.%2"/>
      <w:lvlJc w:val="left"/>
      <w:pPr>
        <w:ind w:left="1548" w:hanging="720"/>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5" w15:restartNumberingAfterBreak="0">
    <w:nsid w:val="354838AC"/>
    <w:multiLevelType w:val="multilevel"/>
    <w:tmpl w:val="A574C87E"/>
    <w:lvl w:ilvl="0">
      <w:start w:val="3"/>
      <w:numFmt w:val="decimal"/>
      <w:lvlText w:val="%1"/>
      <w:lvlJc w:val="left"/>
      <w:pPr>
        <w:ind w:left="1548" w:hanging="720"/>
      </w:pPr>
      <w:rPr>
        <w:rFonts w:hint="default"/>
        <w:lang w:val="en-US" w:eastAsia="en-US" w:bidi="ar-SA"/>
      </w:rPr>
    </w:lvl>
    <w:lvl w:ilvl="1">
      <w:start w:val="1"/>
      <w:numFmt w:val="decimal"/>
      <w:lvlText w:val="%1.%2"/>
      <w:lvlJc w:val="left"/>
      <w:pPr>
        <w:ind w:left="1548" w:hanging="720"/>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6" w15:restartNumberingAfterBreak="0">
    <w:nsid w:val="39412F58"/>
    <w:multiLevelType w:val="multilevel"/>
    <w:tmpl w:val="F6EC523C"/>
    <w:lvl w:ilvl="0">
      <w:start w:val="5"/>
      <w:numFmt w:val="decimal"/>
      <w:lvlText w:val="%1"/>
      <w:lvlJc w:val="left"/>
      <w:pPr>
        <w:ind w:left="1013" w:hanging="432"/>
      </w:pPr>
      <w:rPr>
        <w:rFonts w:hint="default"/>
        <w:lang w:val="en-US" w:eastAsia="en-US" w:bidi="ar-SA"/>
      </w:rPr>
    </w:lvl>
    <w:lvl w:ilvl="1">
      <w:start w:val="1"/>
      <w:numFmt w:val="decimal"/>
      <w:lvlText w:val="%1.%2"/>
      <w:lvlJc w:val="left"/>
      <w:pPr>
        <w:ind w:left="1013" w:hanging="432"/>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582"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557" w:hanging="360"/>
      </w:pPr>
      <w:rPr>
        <w:rFonts w:hint="default"/>
        <w:lang w:val="en-US" w:eastAsia="en-US" w:bidi="ar-SA"/>
      </w:rPr>
    </w:lvl>
    <w:lvl w:ilvl="7">
      <w:numFmt w:val="bullet"/>
      <w:lvlText w:val="•"/>
      <w:lvlJc w:val="left"/>
      <w:pPr>
        <w:ind w:left="6352" w:hanging="360"/>
      </w:pPr>
      <w:rPr>
        <w:rFonts w:hint="default"/>
        <w:lang w:val="en-US" w:eastAsia="en-US" w:bidi="ar-SA"/>
      </w:rPr>
    </w:lvl>
    <w:lvl w:ilvl="8">
      <w:numFmt w:val="bullet"/>
      <w:lvlText w:val="•"/>
      <w:lvlJc w:val="left"/>
      <w:pPr>
        <w:ind w:left="7148" w:hanging="360"/>
      </w:pPr>
      <w:rPr>
        <w:rFonts w:hint="default"/>
        <w:lang w:val="en-US" w:eastAsia="en-US" w:bidi="ar-SA"/>
      </w:rPr>
    </w:lvl>
  </w:abstractNum>
  <w:abstractNum w:abstractNumId="7" w15:restartNumberingAfterBreak="0">
    <w:nsid w:val="42C24597"/>
    <w:multiLevelType w:val="multilevel"/>
    <w:tmpl w:val="E9167924"/>
    <w:lvl w:ilvl="0">
      <w:start w:val="3"/>
      <w:numFmt w:val="decimal"/>
      <w:lvlText w:val="%1"/>
      <w:lvlJc w:val="left"/>
      <w:pPr>
        <w:ind w:left="1013" w:hanging="432"/>
      </w:pPr>
      <w:rPr>
        <w:rFonts w:hint="default"/>
        <w:lang w:val="en-US" w:eastAsia="en-US" w:bidi="ar-SA"/>
      </w:rPr>
    </w:lvl>
    <w:lvl w:ilvl="1">
      <w:start w:val="1"/>
      <w:numFmt w:val="decimal"/>
      <w:lvlText w:val="%1.%2"/>
      <w:lvlJc w:val="left"/>
      <w:pPr>
        <w:ind w:left="1013" w:hanging="432"/>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563" w:hanging="432"/>
      </w:pPr>
      <w:rPr>
        <w:rFonts w:hint="default"/>
        <w:lang w:val="en-US" w:eastAsia="en-US" w:bidi="ar-SA"/>
      </w:rPr>
    </w:lvl>
    <w:lvl w:ilvl="3">
      <w:numFmt w:val="bullet"/>
      <w:lvlText w:val="•"/>
      <w:lvlJc w:val="left"/>
      <w:pPr>
        <w:ind w:left="3335" w:hanging="432"/>
      </w:pPr>
      <w:rPr>
        <w:rFonts w:hint="default"/>
        <w:lang w:val="en-US" w:eastAsia="en-US" w:bidi="ar-SA"/>
      </w:rPr>
    </w:lvl>
    <w:lvl w:ilvl="4">
      <w:numFmt w:val="bullet"/>
      <w:lvlText w:val="•"/>
      <w:lvlJc w:val="left"/>
      <w:pPr>
        <w:ind w:left="4107" w:hanging="432"/>
      </w:pPr>
      <w:rPr>
        <w:rFonts w:hint="default"/>
        <w:lang w:val="en-US" w:eastAsia="en-US" w:bidi="ar-SA"/>
      </w:rPr>
    </w:lvl>
    <w:lvl w:ilvl="5">
      <w:numFmt w:val="bullet"/>
      <w:lvlText w:val="•"/>
      <w:lvlJc w:val="left"/>
      <w:pPr>
        <w:ind w:left="4879" w:hanging="432"/>
      </w:pPr>
      <w:rPr>
        <w:rFonts w:hint="default"/>
        <w:lang w:val="en-US" w:eastAsia="en-US" w:bidi="ar-SA"/>
      </w:rPr>
    </w:lvl>
    <w:lvl w:ilvl="6">
      <w:numFmt w:val="bullet"/>
      <w:lvlText w:val="•"/>
      <w:lvlJc w:val="left"/>
      <w:pPr>
        <w:ind w:left="5651" w:hanging="432"/>
      </w:pPr>
      <w:rPr>
        <w:rFonts w:hint="default"/>
        <w:lang w:val="en-US" w:eastAsia="en-US" w:bidi="ar-SA"/>
      </w:rPr>
    </w:lvl>
    <w:lvl w:ilvl="7">
      <w:numFmt w:val="bullet"/>
      <w:lvlText w:val="•"/>
      <w:lvlJc w:val="left"/>
      <w:pPr>
        <w:ind w:left="6423" w:hanging="432"/>
      </w:pPr>
      <w:rPr>
        <w:rFonts w:hint="default"/>
        <w:lang w:val="en-US" w:eastAsia="en-US" w:bidi="ar-SA"/>
      </w:rPr>
    </w:lvl>
    <w:lvl w:ilvl="8">
      <w:numFmt w:val="bullet"/>
      <w:lvlText w:val="•"/>
      <w:lvlJc w:val="left"/>
      <w:pPr>
        <w:ind w:left="7195" w:hanging="432"/>
      </w:pPr>
      <w:rPr>
        <w:rFonts w:hint="default"/>
        <w:lang w:val="en-US" w:eastAsia="en-US" w:bidi="ar-SA"/>
      </w:rPr>
    </w:lvl>
  </w:abstractNum>
  <w:abstractNum w:abstractNumId="8" w15:restartNumberingAfterBreak="0">
    <w:nsid w:val="4B717F68"/>
    <w:multiLevelType w:val="multilevel"/>
    <w:tmpl w:val="312826B0"/>
    <w:lvl w:ilvl="0">
      <w:start w:val="4"/>
      <w:numFmt w:val="decimal"/>
      <w:lvlText w:val="%1"/>
      <w:lvlJc w:val="left"/>
      <w:pPr>
        <w:ind w:left="1548" w:hanging="720"/>
      </w:pPr>
      <w:rPr>
        <w:rFonts w:hint="default"/>
        <w:lang w:val="en-US" w:eastAsia="en-US" w:bidi="ar-SA"/>
      </w:rPr>
    </w:lvl>
    <w:lvl w:ilvl="1">
      <w:start w:val="1"/>
      <w:numFmt w:val="decimal"/>
      <w:lvlText w:val="%1.%2"/>
      <w:lvlJc w:val="left"/>
      <w:pPr>
        <w:ind w:left="1548" w:hanging="720"/>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9" w15:restartNumberingAfterBreak="0">
    <w:nsid w:val="51EF7D10"/>
    <w:multiLevelType w:val="multilevel"/>
    <w:tmpl w:val="3A82F77E"/>
    <w:lvl w:ilvl="0">
      <w:start w:val="1"/>
      <w:numFmt w:val="decimal"/>
      <w:lvlText w:val="%1"/>
      <w:lvlJc w:val="left"/>
      <w:pPr>
        <w:ind w:left="1548" w:hanging="720"/>
      </w:pPr>
      <w:rPr>
        <w:rFonts w:hint="default"/>
        <w:lang w:val="en-US" w:eastAsia="en-US" w:bidi="ar-SA"/>
      </w:rPr>
    </w:lvl>
    <w:lvl w:ilvl="1">
      <w:start w:val="1"/>
      <w:numFmt w:val="decimal"/>
      <w:lvlText w:val="%1.%2"/>
      <w:lvlJc w:val="left"/>
      <w:pPr>
        <w:ind w:left="1548" w:hanging="720"/>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10" w15:restartNumberingAfterBreak="0">
    <w:nsid w:val="568D3300"/>
    <w:multiLevelType w:val="multilevel"/>
    <w:tmpl w:val="AF445D64"/>
    <w:lvl w:ilvl="0">
      <w:start w:val="1"/>
      <w:numFmt w:val="decimal"/>
      <w:lvlText w:val="%1"/>
      <w:lvlJc w:val="left"/>
      <w:pPr>
        <w:ind w:left="1013" w:hanging="432"/>
      </w:pPr>
      <w:rPr>
        <w:rFonts w:hint="default"/>
        <w:lang w:val="en-US" w:eastAsia="en-US" w:bidi="ar-SA"/>
      </w:rPr>
    </w:lvl>
    <w:lvl w:ilvl="1">
      <w:start w:val="1"/>
      <w:numFmt w:val="decimal"/>
      <w:lvlText w:val="%1.%2"/>
      <w:lvlJc w:val="left"/>
      <w:pPr>
        <w:ind w:left="1013" w:hanging="432"/>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582"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557" w:hanging="360"/>
      </w:pPr>
      <w:rPr>
        <w:rFonts w:hint="default"/>
        <w:lang w:val="en-US" w:eastAsia="en-US" w:bidi="ar-SA"/>
      </w:rPr>
    </w:lvl>
    <w:lvl w:ilvl="7">
      <w:numFmt w:val="bullet"/>
      <w:lvlText w:val="•"/>
      <w:lvlJc w:val="left"/>
      <w:pPr>
        <w:ind w:left="6352" w:hanging="360"/>
      </w:pPr>
      <w:rPr>
        <w:rFonts w:hint="default"/>
        <w:lang w:val="en-US" w:eastAsia="en-US" w:bidi="ar-SA"/>
      </w:rPr>
    </w:lvl>
    <w:lvl w:ilvl="8">
      <w:numFmt w:val="bullet"/>
      <w:lvlText w:val="•"/>
      <w:lvlJc w:val="left"/>
      <w:pPr>
        <w:ind w:left="7148" w:hanging="360"/>
      </w:pPr>
      <w:rPr>
        <w:rFonts w:hint="default"/>
        <w:lang w:val="en-US" w:eastAsia="en-US" w:bidi="ar-SA"/>
      </w:rPr>
    </w:lvl>
  </w:abstractNum>
  <w:abstractNum w:abstractNumId="11" w15:restartNumberingAfterBreak="0">
    <w:nsid w:val="570C3FF0"/>
    <w:multiLevelType w:val="multilevel"/>
    <w:tmpl w:val="28EA0CF2"/>
    <w:lvl w:ilvl="0">
      <w:start w:val="2"/>
      <w:numFmt w:val="decimal"/>
      <w:lvlText w:val="%1"/>
      <w:lvlJc w:val="left"/>
      <w:pPr>
        <w:ind w:left="1548" w:hanging="720"/>
      </w:pPr>
      <w:rPr>
        <w:rFonts w:hint="default"/>
        <w:lang w:val="en-US" w:eastAsia="en-US" w:bidi="ar-SA"/>
      </w:rPr>
    </w:lvl>
    <w:lvl w:ilvl="1">
      <w:start w:val="1"/>
      <w:numFmt w:val="decimal"/>
      <w:lvlText w:val="%1.%2"/>
      <w:lvlJc w:val="left"/>
      <w:pPr>
        <w:ind w:left="1548" w:hanging="720"/>
      </w:pPr>
      <w:rPr>
        <w:rFonts w:ascii="Times New Roman" w:eastAsia="Times New Roman" w:hAnsi="Times New Roman" w:cs="Times New Roman" w:hint="default"/>
        <w:b/>
        <w:bCs/>
        <w:spacing w:val="-2"/>
        <w:w w:val="93"/>
        <w:sz w:val="22"/>
        <w:szCs w:val="22"/>
        <w:lang w:val="en-US" w:eastAsia="en-US" w:bidi="ar-SA"/>
      </w:rPr>
    </w:lvl>
    <w:lvl w:ilvl="2">
      <w:start w:val="1"/>
      <w:numFmt w:val="decimal"/>
      <w:lvlText w:val="%1.%2.%3"/>
      <w:lvlJc w:val="left"/>
      <w:pPr>
        <w:ind w:left="1789" w:hanging="721"/>
      </w:pPr>
      <w:rPr>
        <w:rFonts w:ascii="Times New Roman" w:eastAsia="Times New Roman" w:hAnsi="Times New Roman" w:cs="Times New Roman" w:hint="default"/>
        <w:w w:val="101"/>
        <w:sz w:val="22"/>
        <w:szCs w:val="22"/>
        <w:lang w:val="en-US" w:eastAsia="en-US" w:bidi="ar-SA"/>
      </w:rPr>
    </w:lvl>
    <w:lvl w:ilvl="3">
      <w:numFmt w:val="bullet"/>
      <w:lvlText w:val="•"/>
      <w:lvlJc w:val="left"/>
      <w:pPr>
        <w:ind w:left="3326" w:hanging="721"/>
      </w:pPr>
      <w:rPr>
        <w:rFonts w:hint="default"/>
        <w:lang w:val="en-US" w:eastAsia="en-US" w:bidi="ar-SA"/>
      </w:rPr>
    </w:lvl>
    <w:lvl w:ilvl="4">
      <w:numFmt w:val="bullet"/>
      <w:lvlText w:val="•"/>
      <w:lvlJc w:val="left"/>
      <w:pPr>
        <w:ind w:left="4099" w:hanging="721"/>
      </w:pPr>
      <w:rPr>
        <w:rFonts w:hint="default"/>
        <w:lang w:val="en-US" w:eastAsia="en-US" w:bidi="ar-SA"/>
      </w:rPr>
    </w:lvl>
    <w:lvl w:ilvl="5">
      <w:numFmt w:val="bullet"/>
      <w:lvlText w:val="•"/>
      <w:lvlJc w:val="left"/>
      <w:pPr>
        <w:ind w:left="4872" w:hanging="721"/>
      </w:pPr>
      <w:rPr>
        <w:rFonts w:hint="default"/>
        <w:lang w:val="en-US" w:eastAsia="en-US" w:bidi="ar-SA"/>
      </w:rPr>
    </w:lvl>
    <w:lvl w:ilvl="6">
      <w:numFmt w:val="bullet"/>
      <w:lvlText w:val="•"/>
      <w:lvlJc w:val="left"/>
      <w:pPr>
        <w:ind w:left="5646" w:hanging="721"/>
      </w:pPr>
      <w:rPr>
        <w:rFonts w:hint="default"/>
        <w:lang w:val="en-US" w:eastAsia="en-US" w:bidi="ar-SA"/>
      </w:rPr>
    </w:lvl>
    <w:lvl w:ilvl="7">
      <w:numFmt w:val="bullet"/>
      <w:lvlText w:val="•"/>
      <w:lvlJc w:val="left"/>
      <w:pPr>
        <w:ind w:left="6419" w:hanging="721"/>
      </w:pPr>
      <w:rPr>
        <w:rFonts w:hint="default"/>
        <w:lang w:val="en-US" w:eastAsia="en-US" w:bidi="ar-SA"/>
      </w:rPr>
    </w:lvl>
    <w:lvl w:ilvl="8">
      <w:numFmt w:val="bullet"/>
      <w:lvlText w:val="•"/>
      <w:lvlJc w:val="left"/>
      <w:pPr>
        <w:ind w:left="7192" w:hanging="721"/>
      </w:pPr>
      <w:rPr>
        <w:rFonts w:hint="default"/>
        <w:lang w:val="en-US" w:eastAsia="en-US" w:bidi="ar-SA"/>
      </w:rPr>
    </w:lvl>
  </w:abstractNum>
  <w:abstractNum w:abstractNumId="12" w15:restartNumberingAfterBreak="0">
    <w:nsid w:val="64B55126"/>
    <w:multiLevelType w:val="multilevel"/>
    <w:tmpl w:val="C2A0F97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BFA2C30"/>
    <w:multiLevelType w:val="hybridMultilevel"/>
    <w:tmpl w:val="D0C6EA0A"/>
    <w:lvl w:ilvl="0" w:tplc="FF7E0FFE">
      <w:start w:val="1"/>
      <w:numFmt w:val="decimal"/>
      <w:lvlText w:val="%1."/>
      <w:lvlJc w:val="left"/>
      <w:pPr>
        <w:ind w:left="1308" w:hanging="360"/>
      </w:pPr>
      <w:rPr>
        <w:rFonts w:ascii="Times New Roman" w:eastAsia="Times New Roman" w:hAnsi="Times New Roman" w:cs="Times New Roman" w:hint="default"/>
        <w:w w:val="100"/>
        <w:sz w:val="24"/>
        <w:szCs w:val="24"/>
        <w:lang w:val="en-US" w:eastAsia="en-US" w:bidi="ar-SA"/>
      </w:rPr>
    </w:lvl>
    <w:lvl w:ilvl="1" w:tplc="EDA45354">
      <w:start w:val="1"/>
      <w:numFmt w:val="decimal"/>
      <w:lvlText w:val="%2."/>
      <w:lvlJc w:val="left"/>
      <w:pPr>
        <w:ind w:left="3197" w:hanging="360"/>
        <w:jc w:val="right"/>
      </w:pPr>
      <w:rPr>
        <w:rFonts w:ascii="Times New Roman" w:eastAsia="Times New Roman" w:hAnsi="Times New Roman" w:cs="Times New Roman" w:hint="default"/>
        <w:w w:val="100"/>
        <w:sz w:val="24"/>
        <w:szCs w:val="24"/>
        <w:lang w:val="en-US" w:eastAsia="en-US" w:bidi="ar-SA"/>
      </w:rPr>
    </w:lvl>
    <w:lvl w:ilvl="2" w:tplc="13D8AC64">
      <w:numFmt w:val="bullet"/>
      <w:lvlText w:val="•"/>
      <w:lvlJc w:val="left"/>
      <w:pPr>
        <w:ind w:left="3815" w:hanging="360"/>
      </w:pPr>
      <w:rPr>
        <w:rFonts w:hint="default"/>
        <w:lang w:val="en-US" w:eastAsia="en-US" w:bidi="ar-SA"/>
      </w:rPr>
    </w:lvl>
    <w:lvl w:ilvl="3" w:tplc="EA9023E6">
      <w:numFmt w:val="bullet"/>
      <w:lvlText w:val="•"/>
      <w:lvlJc w:val="left"/>
      <w:pPr>
        <w:ind w:left="4430" w:hanging="360"/>
      </w:pPr>
      <w:rPr>
        <w:rFonts w:hint="default"/>
        <w:lang w:val="en-US" w:eastAsia="en-US" w:bidi="ar-SA"/>
      </w:rPr>
    </w:lvl>
    <w:lvl w:ilvl="4" w:tplc="84063D48">
      <w:numFmt w:val="bullet"/>
      <w:lvlText w:val="•"/>
      <w:lvlJc w:val="left"/>
      <w:pPr>
        <w:ind w:left="5046" w:hanging="360"/>
      </w:pPr>
      <w:rPr>
        <w:rFonts w:hint="default"/>
        <w:lang w:val="en-US" w:eastAsia="en-US" w:bidi="ar-SA"/>
      </w:rPr>
    </w:lvl>
    <w:lvl w:ilvl="5" w:tplc="8790192E">
      <w:numFmt w:val="bullet"/>
      <w:lvlText w:val="•"/>
      <w:lvlJc w:val="left"/>
      <w:pPr>
        <w:ind w:left="5661" w:hanging="360"/>
      </w:pPr>
      <w:rPr>
        <w:rFonts w:hint="default"/>
        <w:lang w:val="en-US" w:eastAsia="en-US" w:bidi="ar-SA"/>
      </w:rPr>
    </w:lvl>
    <w:lvl w:ilvl="6" w:tplc="70F01604">
      <w:numFmt w:val="bullet"/>
      <w:lvlText w:val="•"/>
      <w:lvlJc w:val="left"/>
      <w:pPr>
        <w:ind w:left="6277" w:hanging="360"/>
      </w:pPr>
      <w:rPr>
        <w:rFonts w:hint="default"/>
        <w:lang w:val="en-US" w:eastAsia="en-US" w:bidi="ar-SA"/>
      </w:rPr>
    </w:lvl>
    <w:lvl w:ilvl="7" w:tplc="EF4A6EC4">
      <w:numFmt w:val="bullet"/>
      <w:lvlText w:val="•"/>
      <w:lvlJc w:val="left"/>
      <w:pPr>
        <w:ind w:left="6892" w:hanging="360"/>
      </w:pPr>
      <w:rPr>
        <w:rFonts w:hint="default"/>
        <w:lang w:val="en-US" w:eastAsia="en-US" w:bidi="ar-SA"/>
      </w:rPr>
    </w:lvl>
    <w:lvl w:ilvl="8" w:tplc="C44ABBFC">
      <w:numFmt w:val="bullet"/>
      <w:lvlText w:val="•"/>
      <w:lvlJc w:val="left"/>
      <w:pPr>
        <w:ind w:left="7508" w:hanging="360"/>
      </w:pPr>
      <w:rPr>
        <w:rFonts w:hint="default"/>
        <w:lang w:val="en-US" w:eastAsia="en-US" w:bidi="ar-SA"/>
      </w:rPr>
    </w:lvl>
  </w:abstractNum>
  <w:num w:numId="1" w16cid:durableId="1009596422">
    <w:abstractNumId w:val="6"/>
  </w:num>
  <w:num w:numId="2" w16cid:durableId="1936742885">
    <w:abstractNumId w:val="2"/>
  </w:num>
  <w:num w:numId="3" w16cid:durableId="1818035538">
    <w:abstractNumId w:val="7"/>
  </w:num>
  <w:num w:numId="4" w16cid:durableId="871265100">
    <w:abstractNumId w:val="0"/>
  </w:num>
  <w:num w:numId="5" w16cid:durableId="1802528870">
    <w:abstractNumId w:val="10"/>
  </w:num>
  <w:num w:numId="6" w16cid:durableId="632635511">
    <w:abstractNumId w:val="4"/>
  </w:num>
  <w:num w:numId="7" w16cid:durableId="303893833">
    <w:abstractNumId w:val="8"/>
  </w:num>
  <w:num w:numId="8" w16cid:durableId="896358140">
    <w:abstractNumId w:val="5"/>
  </w:num>
  <w:num w:numId="9" w16cid:durableId="1576280654">
    <w:abstractNumId w:val="11"/>
  </w:num>
  <w:num w:numId="10" w16cid:durableId="525290180">
    <w:abstractNumId w:val="9"/>
  </w:num>
  <w:num w:numId="11" w16cid:durableId="835808891">
    <w:abstractNumId w:val="13"/>
  </w:num>
  <w:num w:numId="12" w16cid:durableId="1327510670">
    <w:abstractNumId w:val="12"/>
  </w:num>
  <w:num w:numId="13" w16cid:durableId="699862669">
    <w:abstractNumId w:val="3"/>
  </w:num>
  <w:num w:numId="14" w16cid:durableId="12327435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gungnugrahaid">
    <w15:presenceInfo w15:providerId="AD" w15:userId="S::agungnugrahaid@officeoriginal.vip::280667b6-eb3b-4302-a8f6-315de00a74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96"/>
    <w:rsid w:val="00005602"/>
    <w:rsid w:val="000271C7"/>
    <w:rsid w:val="000A29ED"/>
    <w:rsid w:val="000C4966"/>
    <w:rsid w:val="00136417"/>
    <w:rsid w:val="00183196"/>
    <w:rsid w:val="001C5AD1"/>
    <w:rsid w:val="001D0350"/>
    <w:rsid w:val="001D4CEE"/>
    <w:rsid w:val="002453C4"/>
    <w:rsid w:val="0025511F"/>
    <w:rsid w:val="002B2812"/>
    <w:rsid w:val="002E0858"/>
    <w:rsid w:val="002E3237"/>
    <w:rsid w:val="003604DE"/>
    <w:rsid w:val="00431C40"/>
    <w:rsid w:val="004356FC"/>
    <w:rsid w:val="004542D5"/>
    <w:rsid w:val="00474115"/>
    <w:rsid w:val="0048375B"/>
    <w:rsid w:val="00492F0D"/>
    <w:rsid w:val="004A3FE1"/>
    <w:rsid w:val="0050496F"/>
    <w:rsid w:val="00536BB1"/>
    <w:rsid w:val="005770C5"/>
    <w:rsid w:val="005D35D3"/>
    <w:rsid w:val="005E3C26"/>
    <w:rsid w:val="005E7892"/>
    <w:rsid w:val="005F2BED"/>
    <w:rsid w:val="005F68F5"/>
    <w:rsid w:val="00664D18"/>
    <w:rsid w:val="0073280F"/>
    <w:rsid w:val="007C6D5C"/>
    <w:rsid w:val="008528F2"/>
    <w:rsid w:val="00882E12"/>
    <w:rsid w:val="008D23B5"/>
    <w:rsid w:val="008E6D26"/>
    <w:rsid w:val="00926F65"/>
    <w:rsid w:val="00942B76"/>
    <w:rsid w:val="009E7053"/>
    <w:rsid w:val="009F2F1A"/>
    <w:rsid w:val="009F4886"/>
    <w:rsid w:val="00A202CC"/>
    <w:rsid w:val="00A73F08"/>
    <w:rsid w:val="00AB031D"/>
    <w:rsid w:val="00B21B0C"/>
    <w:rsid w:val="00B30256"/>
    <w:rsid w:val="00BF4BFB"/>
    <w:rsid w:val="00C22052"/>
    <w:rsid w:val="00C56839"/>
    <w:rsid w:val="00CF7A65"/>
    <w:rsid w:val="00D1352F"/>
    <w:rsid w:val="00D726AA"/>
    <w:rsid w:val="00D72A82"/>
    <w:rsid w:val="00DA7AD2"/>
    <w:rsid w:val="00E014B6"/>
    <w:rsid w:val="00E73E28"/>
    <w:rsid w:val="00F52B09"/>
    <w:rsid w:val="00F841AD"/>
    <w:rsid w:val="00FA61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CAF29"/>
  <w15:docId w15:val="{4EF36FA2-F264-DE42-849C-9CAD09952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858"/>
    <w:rPr>
      <w:rFonts w:ascii="Times New Roman" w:eastAsia="Times New Roman" w:hAnsi="Times New Roman" w:cs="Times New Roman"/>
    </w:rPr>
  </w:style>
  <w:style w:type="paragraph" w:styleId="Heading1">
    <w:name w:val="heading 1"/>
    <w:basedOn w:val="Normal"/>
    <w:uiPriority w:val="9"/>
    <w:qFormat/>
    <w:pPr>
      <w:spacing w:before="206"/>
      <w:ind w:left="707" w:right="341"/>
      <w:jc w:val="center"/>
      <w:outlineLvl w:val="0"/>
    </w:pPr>
    <w:rPr>
      <w:b/>
      <w:bCs/>
      <w:sz w:val="32"/>
      <w:szCs w:val="32"/>
    </w:rPr>
  </w:style>
  <w:style w:type="paragraph" w:styleId="Heading2">
    <w:name w:val="heading 2"/>
    <w:basedOn w:val="Normal"/>
    <w:uiPriority w:val="9"/>
    <w:unhideWhenUsed/>
    <w:qFormat/>
    <w:pPr>
      <w:ind w:left="1013" w:hanging="433"/>
      <w:jc w:val="both"/>
      <w:outlineLvl w:val="1"/>
    </w:pPr>
    <w:rPr>
      <w:b/>
      <w:bCs/>
      <w:sz w:val="28"/>
      <w:szCs w:val="28"/>
    </w:rPr>
  </w:style>
  <w:style w:type="paragraph" w:styleId="Heading3">
    <w:name w:val="heading 3"/>
    <w:basedOn w:val="Normal"/>
    <w:uiPriority w:val="9"/>
    <w:unhideWhenUsed/>
    <w:qFormat/>
    <w:pPr>
      <w:ind w:left="58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after="120"/>
      <w:ind w:left="588"/>
    </w:pPr>
    <w:rPr>
      <w:b/>
      <w:bCs/>
      <w:sz w:val="24"/>
      <w:szCs w:val="24"/>
    </w:rPr>
  </w:style>
  <w:style w:type="paragraph" w:styleId="TOC2">
    <w:name w:val="toc 2"/>
    <w:basedOn w:val="Normal"/>
    <w:uiPriority w:val="39"/>
    <w:qFormat/>
    <w:pPr>
      <w:spacing w:after="120"/>
      <w:ind w:left="1548" w:hanging="721"/>
    </w:pPr>
    <w:rPr>
      <w:b/>
      <w:bCs/>
    </w:rPr>
  </w:style>
  <w:style w:type="paragraph" w:styleId="TOC3">
    <w:name w:val="toc 3"/>
    <w:basedOn w:val="Normal"/>
    <w:uiPriority w:val="39"/>
    <w:qFormat/>
    <w:pPr>
      <w:spacing w:after="120"/>
      <w:ind w:left="1789" w:hanging="721"/>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82"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31C40"/>
    <w:pPr>
      <w:tabs>
        <w:tab w:val="center" w:pos="4680"/>
        <w:tab w:val="right" w:pos="9360"/>
      </w:tabs>
    </w:pPr>
  </w:style>
  <w:style w:type="character" w:customStyle="1" w:styleId="HeaderChar">
    <w:name w:val="Header Char"/>
    <w:basedOn w:val="DefaultParagraphFont"/>
    <w:link w:val="Header"/>
    <w:uiPriority w:val="99"/>
    <w:rsid w:val="00431C40"/>
    <w:rPr>
      <w:rFonts w:ascii="Times New Roman" w:eastAsia="Times New Roman" w:hAnsi="Times New Roman" w:cs="Times New Roman"/>
    </w:rPr>
  </w:style>
  <w:style w:type="paragraph" w:styleId="Footer">
    <w:name w:val="footer"/>
    <w:basedOn w:val="Normal"/>
    <w:link w:val="FooterChar"/>
    <w:uiPriority w:val="99"/>
    <w:unhideWhenUsed/>
    <w:rsid w:val="00431C40"/>
    <w:pPr>
      <w:tabs>
        <w:tab w:val="center" w:pos="4680"/>
        <w:tab w:val="right" w:pos="9360"/>
      </w:tabs>
    </w:pPr>
  </w:style>
  <w:style w:type="character" w:customStyle="1" w:styleId="FooterChar">
    <w:name w:val="Footer Char"/>
    <w:basedOn w:val="DefaultParagraphFont"/>
    <w:link w:val="Footer"/>
    <w:uiPriority w:val="99"/>
    <w:rsid w:val="00431C40"/>
    <w:rPr>
      <w:rFonts w:ascii="Times New Roman" w:eastAsia="Times New Roman" w:hAnsi="Times New Roman" w:cs="Times New Roman"/>
    </w:rPr>
  </w:style>
  <w:style w:type="character" w:styleId="PageNumber">
    <w:name w:val="page number"/>
    <w:basedOn w:val="DefaultParagraphFont"/>
    <w:uiPriority w:val="99"/>
    <w:semiHidden/>
    <w:unhideWhenUsed/>
    <w:rsid w:val="00431C40"/>
  </w:style>
  <w:style w:type="paragraph" w:styleId="Caption">
    <w:name w:val="caption"/>
    <w:basedOn w:val="Normal"/>
    <w:next w:val="Normal"/>
    <w:uiPriority w:val="35"/>
    <w:unhideWhenUsed/>
    <w:qFormat/>
    <w:rsid w:val="00C56839"/>
    <w:pPr>
      <w:spacing w:after="200"/>
    </w:pPr>
    <w:rPr>
      <w:i/>
      <w:iCs/>
      <w:color w:val="1F497D" w:themeColor="text2"/>
      <w:sz w:val="18"/>
      <w:szCs w:val="18"/>
    </w:rPr>
  </w:style>
  <w:style w:type="paragraph" w:styleId="TableofFigures">
    <w:name w:val="table of figures"/>
    <w:basedOn w:val="Normal"/>
    <w:next w:val="Normal"/>
    <w:uiPriority w:val="99"/>
    <w:unhideWhenUsed/>
    <w:rsid w:val="0050496F"/>
    <w:pPr>
      <w:spacing w:after="120"/>
    </w:pPr>
  </w:style>
  <w:style w:type="character" w:styleId="Hyperlink">
    <w:name w:val="Hyperlink"/>
    <w:basedOn w:val="DefaultParagraphFont"/>
    <w:uiPriority w:val="99"/>
    <w:unhideWhenUsed/>
    <w:rsid w:val="0050496F"/>
    <w:rPr>
      <w:color w:val="0000FF" w:themeColor="hyperlink"/>
      <w:u w:val="single"/>
    </w:rPr>
  </w:style>
  <w:style w:type="paragraph" w:styleId="TOCHeading">
    <w:name w:val="TOC Heading"/>
    <w:basedOn w:val="Heading1"/>
    <w:next w:val="Normal"/>
    <w:uiPriority w:val="39"/>
    <w:unhideWhenUsed/>
    <w:qFormat/>
    <w:rsid w:val="0050496F"/>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paragraph" w:customStyle="1" w:styleId="Bibliography1">
    <w:name w:val="Bibliography1"/>
    <w:basedOn w:val="Normal"/>
    <w:pPr>
      <w:spacing w:after="200"/>
      <w:ind w:left="567" w:hanging="567"/>
    </w:pPr>
  </w:style>
  <w:style w:type="paragraph" w:styleId="Bibliography">
    <w:name w:val="Bibliography"/>
    <w:basedOn w:val="Normal"/>
    <w:next w:val="Normal"/>
    <w:uiPriority w:val="37"/>
    <w:unhideWhenUsed/>
    <w:rsid w:val="002E3237"/>
  </w:style>
  <w:style w:type="table" w:styleId="TableGrid">
    <w:name w:val="Table Grid"/>
    <w:basedOn w:val="TableNormal"/>
    <w:uiPriority w:val="39"/>
    <w:rsid w:val="00536B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36BB1"/>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563040">
      <w:bodyDiv w:val="1"/>
      <w:marLeft w:val="0"/>
      <w:marRight w:val="0"/>
      <w:marTop w:val="0"/>
      <w:marBottom w:val="0"/>
      <w:divBdr>
        <w:top w:val="none" w:sz="0" w:space="0" w:color="auto"/>
        <w:left w:val="none" w:sz="0" w:space="0" w:color="auto"/>
        <w:bottom w:val="none" w:sz="0" w:space="0" w:color="auto"/>
        <w:right w:val="none" w:sz="0" w:space="0" w:color="auto"/>
      </w:divBdr>
    </w:div>
    <w:div w:id="164246377">
      <w:bodyDiv w:val="1"/>
      <w:marLeft w:val="0"/>
      <w:marRight w:val="0"/>
      <w:marTop w:val="0"/>
      <w:marBottom w:val="0"/>
      <w:divBdr>
        <w:top w:val="none" w:sz="0" w:space="0" w:color="auto"/>
        <w:left w:val="none" w:sz="0" w:space="0" w:color="auto"/>
        <w:bottom w:val="none" w:sz="0" w:space="0" w:color="auto"/>
        <w:right w:val="none" w:sz="0" w:space="0" w:color="auto"/>
      </w:divBdr>
    </w:div>
    <w:div w:id="173880567">
      <w:bodyDiv w:val="1"/>
      <w:marLeft w:val="0"/>
      <w:marRight w:val="0"/>
      <w:marTop w:val="0"/>
      <w:marBottom w:val="0"/>
      <w:divBdr>
        <w:top w:val="none" w:sz="0" w:space="0" w:color="auto"/>
        <w:left w:val="none" w:sz="0" w:space="0" w:color="auto"/>
        <w:bottom w:val="none" w:sz="0" w:space="0" w:color="auto"/>
        <w:right w:val="none" w:sz="0" w:space="0" w:color="auto"/>
      </w:divBdr>
    </w:div>
    <w:div w:id="232784653">
      <w:bodyDiv w:val="1"/>
      <w:marLeft w:val="0"/>
      <w:marRight w:val="0"/>
      <w:marTop w:val="0"/>
      <w:marBottom w:val="0"/>
      <w:divBdr>
        <w:top w:val="none" w:sz="0" w:space="0" w:color="auto"/>
        <w:left w:val="none" w:sz="0" w:space="0" w:color="auto"/>
        <w:bottom w:val="none" w:sz="0" w:space="0" w:color="auto"/>
        <w:right w:val="none" w:sz="0" w:space="0" w:color="auto"/>
      </w:divBdr>
    </w:div>
    <w:div w:id="235550759">
      <w:bodyDiv w:val="1"/>
      <w:marLeft w:val="0"/>
      <w:marRight w:val="0"/>
      <w:marTop w:val="0"/>
      <w:marBottom w:val="0"/>
      <w:divBdr>
        <w:top w:val="none" w:sz="0" w:space="0" w:color="auto"/>
        <w:left w:val="none" w:sz="0" w:space="0" w:color="auto"/>
        <w:bottom w:val="none" w:sz="0" w:space="0" w:color="auto"/>
        <w:right w:val="none" w:sz="0" w:space="0" w:color="auto"/>
      </w:divBdr>
    </w:div>
    <w:div w:id="240718350">
      <w:bodyDiv w:val="1"/>
      <w:marLeft w:val="0"/>
      <w:marRight w:val="0"/>
      <w:marTop w:val="0"/>
      <w:marBottom w:val="0"/>
      <w:divBdr>
        <w:top w:val="none" w:sz="0" w:space="0" w:color="auto"/>
        <w:left w:val="none" w:sz="0" w:space="0" w:color="auto"/>
        <w:bottom w:val="none" w:sz="0" w:space="0" w:color="auto"/>
        <w:right w:val="none" w:sz="0" w:space="0" w:color="auto"/>
      </w:divBdr>
    </w:div>
    <w:div w:id="259608132">
      <w:bodyDiv w:val="1"/>
      <w:marLeft w:val="0"/>
      <w:marRight w:val="0"/>
      <w:marTop w:val="0"/>
      <w:marBottom w:val="0"/>
      <w:divBdr>
        <w:top w:val="none" w:sz="0" w:space="0" w:color="auto"/>
        <w:left w:val="none" w:sz="0" w:space="0" w:color="auto"/>
        <w:bottom w:val="none" w:sz="0" w:space="0" w:color="auto"/>
        <w:right w:val="none" w:sz="0" w:space="0" w:color="auto"/>
      </w:divBdr>
    </w:div>
    <w:div w:id="277371392">
      <w:bodyDiv w:val="1"/>
      <w:marLeft w:val="0"/>
      <w:marRight w:val="0"/>
      <w:marTop w:val="0"/>
      <w:marBottom w:val="0"/>
      <w:divBdr>
        <w:top w:val="none" w:sz="0" w:space="0" w:color="auto"/>
        <w:left w:val="none" w:sz="0" w:space="0" w:color="auto"/>
        <w:bottom w:val="none" w:sz="0" w:space="0" w:color="auto"/>
        <w:right w:val="none" w:sz="0" w:space="0" w:color="auto"/>
      </w:divBdr>
    </w:div>
    <w:div w:id="284578136">
      <w:bodyDiv w:val="1"/>
      <w:marLeft w:val="0"/>
      <w:marRight w:val="0"/>
      <w:marTop w:val="0"/>
      <w:marBottom w:val="0"/>
      <w:divBdr>
        <w:top w:val="none" w:sz="0" w:space="0" w:color="auto"/>
        <w:left w:val="none" w:sz="0" w:space="0" w:color="auto"/>
        <w:bottom w:val="none" w:sz="0" w:space="0" w:color="auto"/>
        <w:right w:val="none" w:sz="0" w:space="0" w:color="auto"/>
      </w:divBdr>
    </w:div>
    <w:div w:id="412432141">
      <w:bodyDiv w:val="1"/>
      <w:marLeft w:val="0"/>
      <w:marRight w:val="0"/>
      <w:marTop w:val="0"/>
      <w:marBottom w:val="0"/>
      <w:divBdr>
        <w:top w:val="none" w:sz="0" w:space="0" w:color="auto"/>
        <w:left w:val="none" w:sz="0" w:space="0" w:color="auto"/>
        <w:bottom w:val="none" w:sz="0" w:space="0" w:color="auto"/>
        <w:right w:val="none" w:sz="0" w:space="0" w:color="auto"/>
      </w:divBdr>
    </w:div>
    <w:div w:id="432439211">
      <w:bodyDiv w:val="1"/>
      <w:marLeft w:val="0"/>
      <w:marRight w:val="0"/>
      <w:marTop w:val="0"/>
      <w:marBottom w:val="0"/>
      <w:divBdr>
        <w:top w:val="none" w:sz="0" w:space="0" w:color="auto"/>
        <w:left w:val="none" w:sz="0" w:space="0" w:color="auto"/>
        <w:bottom w:val="none" w:sz="0" w:space="0" w:color="auto"/>
        <w:right w:val="none" w:sz="0" w:space="0" w:color="auto"/>
      </w:divBdr>
    </w:div>
    <w:div w:id="513999216">
      <w:bodyDiv w:val="1"/>
      <w:marLeft w:val="0"/>
      <w:marRight w:val="0"/>
      <w:marTop w:val="0"/>
      <w:marBottom w:val="0"/>
      <w:divBdr>
        <w:top w:val="none" w:sz="0" w:space="0" w:color="auto"/>
        <w:left w:val="none" w:sz="0" w:space="0" w:color="auto"/>
        <w:bottom w:val="none" w:sz="0" w:space="0" w:color="auto"/>
        <w:right w:val="none" w:sz="0" w:space="0" w:color="auto"/>
      </w:divBdr>
    </w:div>
    <w:div w:id="611782780">
      <w:bodyDiv w:val="1"/>
      <w:marLeft w:val="0"/>
      <w:marRight w:val="0"/>
      <w:marTop w:val="0"/>
      <w:marBottom w:val="0"/>
      <w:divBdr>
        <w:top w:val="none" w:sz="0" w:space="0" w:color="auto"/>
        <w:left w:val="none" w:sz="0" w:space="0" w:color="auto"/>
        <w:bottom w:val="none" w:sz="0" w:space="0" w:color="auto"/>
        <w:right w:val="none" w:sz="0" w:space="0" w:color="auto"/>
      </w:divBdr>
    </w:div>
    <w:div w:id="686248555">
      <w:bodyDiv w:val="1"/>
      <w:marLeft w:val="0"/>
      <w:marRight w:val="0"/>
      <w:marTop w:val="0"/>
      <w:marBottom w:val="0"/>
      <w:divBdr>
        <w:top w:val="none" w:sz="0" w:space="0" w:color="auto"/>
        <w:left w:val="none" w:sz="0" w:space="0" w:color="auto"/>
        <w:bottom w:val="none" w:sz="0" w:space="0" w:color="auto"/>
        <w:right w:val="none" w:sz="0" w:space="0" w:color="auto"/>
      </w:divBdr>
    </w:div>
    <w:div w:id="760759213">
      <w:bodyDiv w:val="1"/>
      <w:marLeft w:val="0"/>
      <w:marRight w:val="0"/>
      <w:marTop w:val="0"/>
      <w:marBottom w:val="0"/>
      <w:divBdr>
        <w:top w:val="none" w:sz="0" w:space="0" w:color="auto"/>
        <w:left w:val="none" w:sz="0" w:space="0" w:color="auto"/>
        <w:bottom w:val="none" w:sz="0" w:space="0" w:color="auto"/>
        <w:right w:val="none" w:sz="0" w:space="0" w:color="auto"/>
      </w:divBdr>
    </w:div>
    <w:div w:id="1054427259">
      <w:bodyDiv w:val="1"/>
      <w:marLeft w:val="0"/>
      <w:marRight w:val="0"/>
      <w:marTop w:val="0"/>
      <w:marBottom w:val="0"/>
      <w:divBdr>
        <w:top w:val="none" w:sz="0" w:space="0" w:color="auto"/>
        <w:left w:val="none" w:sz="0" w:space="0" w:color="auto"/>
        <w:bottom w:val="none" w:sz="0" w:space="0" w:color="auto"/>
        <w:right w:val="none" w:sz="0" w:space="0" w:color="auto"/>
      </w:divBdr>
    </w:div>
    <w:div w:id="1076322328">
      <w:bodyDiv w:val="1"/>
      <w:marLeft w:val="0"/>
      <w:marRight w:val="0"/>
      <w:marTop w:val="0"/>
      <w:marBottom w:val="0"/>
      <w:divBdr>
        <w:top w:val="none" w:sz="0" w:space="0" w:color="auto"/>
        <w:left w:val="none" w:sz="0" w:space="0" w:color="auto"/>
        <w:bottom w:val="none" w:sz="0" w:space="0" w:color="auto"/>
        <w:right w:val="none" w:sz="0" w:space="0" w:color="auto"/>
      </w:divBdr>
    </w:div>
    <w:div w:id="1415929460">
      <w:bodyDiv w:val="1"/>
      <w:marLeft w:val="0"/>
      <w:marRight w:val="0"/>
      <w:marTop w:val="0"/>
      <w:marBottom w:val="0"/>
      <w:divBdr>
        <w:top w:val="none" w:sz="0" w:space="0" w:color="auto"/>
        <w:left w:val="none" w:sz="0" w:space="0" w:color="auto"/>
        <w:bottom w:val="none" w:sz="0" w:space="0" w:color="auto"/>
        <w:right w:val="none" w:sz="0" w:space="0" w:color="auto"/>
      </w:divBdr>
    </w:div>
    <w:div w:id="1428311402">
      <w:bodyDiv w:val="1"/>
      <w:marLeft w:val="0"/>
      <w:marRight w:val="0"/>
      <w:marTop w:val="0"/>
      <w:marBottom w:val="0"/>
      <w:divBdr>
        <w:top w:val="none" w:sz="0" w:space="0" w:color="auto"/>
        <w:left w:val="none" w:sz="0" w:space="0" w:color="auto"/>
        <w:bottom w:val="none" w:sz="0" w:space="0" w:color="auto"/>
        <w:right w:val="none" w:sz="0" w:space="0" w:color="auto"/>
      </w:divBdr>
    </w:div>
    <w:div w:id="1916431309">
      <w:bodyDiv w:val="1"/>
      <w:marLeft w:val="0"/>
      <w:marRight w:val="0"/>
      <w:marTop w:val="0"/>
      <w:marBottom w:val="0"/>
      <w:divBdr>
        <w:top w:val="none" w:sz="0" w:space="0" w:color="auto"/>
        <w:left w:val="none" w:sz="0" w:space="0" w:color="auto"/>
        <w:bottom w:val="none" w:sz="0" w:space="0" w:color="auto"/>
        <w:right w:val="none" w:sz="0" w:space="0" w:color="auto"/>
      </w:divBdr>
    </w:div>
    <w:div w:id="1930846272">
      <w:bodyDiv w:val="1"/>
      <w:marLeft w:val="0"/>
      <w:marRight w:val="0"/>
      <w:marTop w:val="0"/>
      <w:marBottom w:val="0"/>
      <w:divBdr>
        <w:top w:val="none" w:sz="0" w:space="0" w:color="auto"/>
        <w:left w:val="none" w:sz="0" w:space="0" w:color="auto"/>
        <w:bottom w:val="none" w:sz="0" w:space="0" w:color="auto"/>
        <w:right w:val="none" w:sz="0" w:space="0" w:color="auto"/>
      </w:divBdr>
    </w:div>
    <w:div w:id="1953901528">
      <w:bodyDiv w:val="1"/>
      <w:marLeft w:val="0"/>
      <w:marRight w:val="0"/>
      <w:marTop w:val="0"/>
      <w:marBottom w:val="0"/>
      <w:divBdr>
        <w:top w:val="none" w:sz="0" w:space="0" w:color="auto"/>
        <w:left w:val="none" w:sz="0" w:space="0" w:color="auto"/>
        <w:bottom w:val="none" w:sz="0" w:space="0" w:color="auto"/>
        <w:right w:val="none" w:sz="0" w:space="0" w:color="auto"/>
      </w:divBdr>
    </w:div>
    <w:div w:id="2044398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doi.org/10.33395/jmp.v12i1.12545" TargetMode="External"/><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doi.org/10.30872/atasi.v5i1.3472" TargetMode="External"/><Relationship Id="rId58" Type="http://schemas.openxmlformats.org/officeDocument/2006/relationships/hyperlink" Target="https://doi.org/10.1145/3533703" TargetMode="Externa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s://doi.org/10.14710/vol15iss2pp221-229"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doi.org/10.62951/bridge.v2i3.174" TargetMode="External"/><Relationship Id="rId64" Type="http://schemas.openxmlformats.org/officeDocument/2006/relationships/hyperlink" Target="https://peraturan.bpk.go.id/Details/229798/uu-no-27-tahun-2022" TargetMode="Externa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doi.org/10.1145/3637528.367147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doi.org/10.24076/joism.2025v7i1.2098" TargetMode="External"/><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oi.org/10.30656/jsii.v12i1.10023" TargetMode="External"/><Relationship Id="rId62" Type="http://schemas.openxmlformats.org/officeDocument/2006/relationships/hyperlink" Target="https://doi.org/10.54259/satesi.v5i1.399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47065/josh.v6i4.8048" TargetMode="External"/><Relationship Id="rId57" Type="http://schemas.openxmlformats.org/officeDocument/2006/relationships/hyperlink" Target="https://doi.org/10.3390/electronics11101579"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oi.org/10.3389/frai.2025.1554325" TargetMode="External"/><Relationship Id="rId60" Type="http://schemas.openxmlformats.org/officeDocument/2006/relationships/hyperlink" Target="https://doi.org/10.30865/resolusi.v2i6.416" TargetMode="External"/><Relationship Id="rId65" Type="http://schemas.openxmlformats.org/officeDocument/2006/relationships/hyperlink" Target="https://doi.org/10.1007/s11301-022-00281-w"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doi.org/10.70491/tifda.v1i2.52" TargetMode="External"/><Relationship Id="rId55" Type="http://schemas.openxmlformats.org/officeDocument/2006/relationships/hyperlink" Target="https://doi.org/10.11591/ijai.v12.i3.pp1281-12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Ambler2002</b:Tag>
    <b:SourceType>Book</b:SourceType>
    <b:Guid>{20859044-0000-4000-8000-101698253610}</b:Guid>
    <b:Author>
      <b:Author>
        <b:NameList>
          <b:Person>
            <b:Last>Ambler</b:Last>
            <b:First>Scott</b:First>
          </b:Person>
        </b:NameList>
      </b:Author>
    </b:Author>
    <b:Title>Agile Modeling: Effective Practices for eXtreme Programming and the Unified Process</b:Title>
    <b:Year>2002</b:Year>
    <b:Publisher>John Wiley &amp; Sons</b:Publisher>
    <b:City>New York</b:City>
    <b:RefOrder>19</b:RefOrder>
  </b:Source>
  <b:Source>
    <b:Tag>Dhaman2025</b:Tag>
    <b:SourceType>JournalArticle</b:SourceType>
    <b:Guid>{82828309-0000-4000-8000-685259598669}</b:Guid>
    <b:Author>
      <b:Author>
        <b:NameList>
          <b:Person>
            <b:Last>Dhaman</b:Last>
            <b:First>Dhaman</b:First>
          </b:Person>
          <b:Person>
            <b:Last>Anggai</b:Last>
            <b:First>Sajarwo</b:First>
          </b:Person>
          <b:Person>
            <b:Last>Waskita</b:Last>
            <b:First>Arya Adhyaksa</b:First>
          </b:Person>
        </b:NameList>
      </b:Author>
    </b:Author>
    <b:Title>Optimasi Akurasi Jawaban Aplikasi Chatbot Layanan Pelanggan dengan Metode RAG (Retrieval-Augmented Generation)</b:Title>
    <b:Year>2025</b:Year>
    <b:JournalName>Journal of Information System Research (JOSH)</b:JournalName>
    <b:Volume>6</b:Volume>
    <b:Issue>4</b:Issue>
    <b:Pages>2120-2128</b:Pages>
    <b:DOI>10.47065/josh.v6i4.8048</b:DOI>
    <b:RefOrder>6</b:RefOrder>
  </b:Source>
  <b:Source>
    <b:Tag>Elysia2024</b:Tag>
    <b:SourceType>JournalArticle</b:SourceType>
    <b:Guid>{92928880-0000-4000-8000-572878335156}</b:Guid>
    <b:Author>
      <b:Author>
        <b:NameList>
          <b:Person>
            <b:Last>Elysia</b:Last>
            <b:First>Shafa</b:First>
          </b:Person>
          <b:Person>
            <b:Last>Herianto</b:Last>
          </b:Person>
        </b:NameList>
      </b:Author>
    </b:Author>
    <b:Title>Chatbot Berbasis Retrieval Augmented Generation (RAG) untuk Peningkatan Layanan Informasi Sekolah</b:Title>
    <b:Year>2024</b:Year>
    <b:JournalName>Journal TIFDA (Technology Information and Data Analytic)</b:JournalName>
    <b:Volume>1</b:Volume>
    <b:Issue>2</b:Issue>
    <b:Pages>52-58</b:Pages>
    <b:DOI>10.70491/tifda.v1i2.52</b:DOI>
    <b:RefOrder>8</b:RefOrder>
  </b:Source>
  <b:Source>
    <b:Tag>Fan2024</b:Tag>
    <b:SourceType>ConferenceProceedings</b:SourceType>
    <b:Guid>{34831693-0000-4000-8000-955198578361}</b:Guid>
    <b:Author>
      <b:Author>
        <b:NameList>
          <b:Person>
            <b:Last>Fan</b:Last>
            <b:First>Wenqi</b:First>
          </b:Person>
          <b:Person>
            <b:Last>Ding</b:Last>
            <b:First>Yujuan</b:First>
          </b:Person>
          <b:Person>
            <b:Last>Ning</b:Last>
            <b:First>Liangbo</b:First>
          </b:Person>
          <b:Person>
            <b:Last>Wang</b:Last>
            <b:First>Shijie</b:First>
          </b:Person>
          <b:Person>
            <b:Last>Li</b:Last>
            <b:First>Hengyun</b:First>
          </b:Person>
          <b:Person>
            <b:Last>Yin</b:Last>
            <b:First>Dawei</b:First>
          </b:Person>
          <b:Person>
            <b:Last>Chua</b:Last>
            <b:First>Tat-Seng</b:First>
          </b:Person>
          <b:Person>
            <b:Last>Li</b:Last>
            <b:First>Qing</b:First>
          </b:Person>
        </b:NameList>
      </b:Author>
    </b:Author>
    <b:Title>A Survey on RAG Meeting LLMs: Towards Retrieval-Augmented Large Language Models</b:Title>
    <b:Year>2024</b:Year>
    <b:ConferenceName>Proceedings of the 30th ACM SIGKDD Conference on Knowledge Discovery and Data Mining</b:ConferenceName>
    <b:Pages>6491-6501</b:Pages>
    <b:Publisher>ACM</b:Publisher>
    <b:DOI>10.1145/3637528.3671470</b:DOI>
    <b:RefOrder>2</b:RefOrder>
  </b:Source>
  <b:Source>
    <b:Tag>GonzalezFlores2025</b:Tag>
    <b:SourceType>JournalArticle</b:SourceType>
    <b:Guid>{06062276-0000-4000-8000-607237791852}</b:Guid>
    <b:Author>
      <b:Author>
        <b:NameList>
          <b:Person>
            <b:Last>González-Flores</b:Last>
            <b:First>Laura</b:First>
          </b:Person>
          <b:Person>
            <b:Last>Rubiano-Moreno</b:Last>
            <b:First>Jessica</b:First>
          </b:Person>
          <b:Person>
            <b:Last>Sosa-Gómez</b:Last>
            <b:First>Guillermo</b:First>
          </b:Person>
        </b:NameList>
      </b:Author>
    </b:Author>
    <b:Title>The relevance of lead prioritization: a B2B lead scoring model based on machine learning</b:Title>
    <b:Year>2025</b:Year>
    <b:JournalName>Frontiers in Artificial Intelligence</b:JournalName>
    <b:Volume>8</b:Volume>
    <b:Pages>1554325</b:Pages>
    <b:DOI>10.3389/frai.2025.1554325</b:DOI>
    <b:RefOrder>10</b:RefOrder>
  </b:Source>
  <b:Source>
    <b:Tag>Imaduddin2026</b:Tag>
    <b:SourceType>JournalArticle</b:SourceType>
    <b:Guid>{38907944-0000-4000-8000-898049903007}</b:Guid>
    <b:Author>
      <b:Author>
        <b:NameList>
          <b:Person>
            <b:Last>Imaduddin</b:Last>
            <b:First>Mohamad</b:First>
          </b:Person>
          <b:Person>
            <b:Last>Susanto</b:Last>
            <b:First>Rudi</b:First>
          </b:Person>
          <b:Person>
            <b:Last>Pradana</b:Last>
            <b:First>Afu Ichsan</b:First>
          </b:Person>
        </b:NameList>
      </b:Author>
    </b:Author>
    <b:Title>Pengembangan Chatbot WhatsApp Berbasis Retrieval-Augmented Generation (RAG) dan OpenAI untuk Penyediaan Jawaban Akurat dari Dokumen Aturan Organisasi</b:Title>
    <b:Year>2026</b:Year>
    <b:JournalName>Adopsi Teknologi dan Sistem Informasi (ATASI)</b:JournalName>
    <b:Volume>5</b:Volume>
    <b:Issue>1</b:Issue>
    <b:Pages>23-31</b:Pages>
    <b:DOI>10.30872/atasi.v5i1.3472</b:DOI>
    <b:RefOrder>7</b:RefOrder>
  </b:Source>
  <b:Source>
    <b:Tag>Irawan2025</b:Tag>
    <b:SourceType>JournalArticle</b:SourceType>
    <b:Guid>{88553008-0000-4000-8000-371886902422}</b:Guid>
    <b:Author>
      <b:Author>
        <b:NameList>
          <b:Person>
            <b:Last>Irawan</b:Last>
            <b:First>Rio</b:First>
          </b:Person>
          <b:Person>
            <b:Last>Fahmi</b:Last>
          </b:Person>
        </b:NameList>
      </b:Author>
    </b:Author>
    <b:Title>Implementasi Metode Extreme Programming (XP) Pada Sistem Manajemen Data Layanan Bimbingan dan Konseling di Madrasah Aliyah</b:Title>
    <b:Year>2025</b:Year>
    <b:JournalName>JSiI (Jurnal Sistem Informasi)</b:JournalName>
    <b:Volume>12</b:Volume>
    <b:Issue>1</b:Issue>
    <b:Pages>49-55</b:Pages>
    <b:DOI>10.30656/jsii.v12i1.10023</b:DOI>
    <b:RefOrder>17</b:RefOrder>
  </b:Source>
  <b:Source>
    <b:Tag>Jadli2023</b:Tag>
    <b:SourceType>JournalArticle</b:SourceType>
    <b:Guid>{34987948-0000-4000-8000-724379130424}</b:Guid>
    <b:Author>
      <b:Author>
        <b:NameList>
          <b:Person>
            <b:Last>Jadli</b:Last>
            <b:First>Aissam</b:First>
          </b:Person>
          <b:Person>
            <b:Last>Hain</b:Last>
            <b:First>Mustapha</b:First>
          </b:Person>
          <b:Person>
            <b:Last>Hasbaoui</b:Last>
            <b:First>Anouar</b:First>
          </b:Person>
        </b:NameList>
      </b:Author>
    </b:Author>
    <b:Title>Artificial intelligence-based lead propensity prediction</b:Title>
    <b:Year>2023</b:Year>
    <b:JournalName>IAES International Journal of Artificial Intelligence (IJ-AI)</b:JournalName>
    <b:Volume>12</b:Volume>
    <b:Issue>3</b:Issue>
    <b:Pages>1281-1290</b:Pages>
    <b:DOI>10.11591/ijai.v12.i3.pp1281-1290</b:DOI>
    <b:RefOrder>9</b:RefOrder>
  </b:Source>
  <b:Source>
    <b:Tag>Narulita2024</b:Tag>
    <b:SourceType>JournalArticle</b:SourceType>
    <b:Guid>{80069351-0000-4000-8000-763281751518}</b:Guid>
    <b:Author>
      <b:Author>
        <b:NameList>
          <b:Person>
            <b:Last>Narulita</b:Last>
            <b:First>Siska</b:First>
          </b:Person>
          <b:Person>
            <b:Last>Nugroho</b:Last>
            <b:First>Ahmad</b:First>
          </b:Person>
          <b:Person>
            <b:Last>Abdillah</b:Last>
            <b:First>M. Zakki</b:First>
          </b:Person>
        </b:NameList>
      </b:Author>
    </b:Author>
    <b:Title>Diagram Unified Modelling Language (UML) untuk Perancangan Sistem Informasi Manajemen Penelitian dan Pengabdian Masyarakat (SIMLITABMAS)</b:Title>
    <b:Year>2024</b:Year>
    <b:JournalName>Bridge: Jurnal Publikasi Sistem Informasi dan Telekomunikasi</b:JournalName>
    <b:Volume>2</b:Volume>
    <b:Issue>3</b:Issue>
    <b:Pages>244-256</b:Pages>
    <b:DOI>10.62951/bridge.v2i3.174</b:DOI>
    <b:RefOrder>15</b:RefOrder>
  </b:Source>
  <b:Source>
    <b:Tag>Nicolescu2022</b:Tag>
    <b:SourceType>JournalArticle</b:SourceType>
    <b:Guid>{89908530-0000-4000-8000-290141316344}</b:Guid>
    <b:Author>
      <b:Author>
        <b:NameList>
          <b:Person>
            <b:Last>Nicolescu</b:Last>
            <b:First>Luminița</b:First>
          </b:Person>
          <b:Person>
            <b:Last>Tudorache</b:Last>
            <b:First>Monica Teodora</b:First>
          </b:Person>
        </b:NameList>
      </b:Author>
    </b:Author>
    <b:Title>Human-Computer Interaction in Customer Service: The Experience with AI Chatbots: A Systematic Literature Review</b:Title>
    <b:Year>2022</b:Year>
    <b:JournalName>Electronics</b:JournalName>
    <b:Volume>11</b:Volume>
    <b:Issue>10</b:Issue>
    <b:Pages>1579</b:Pages>
    <b:DOI>10.3390/electronics11101579</b:DOI>
    <b:RefOrder>3</b:RefOrder>
  </b:Source>
  <b:Source>
    <b:Tag>Parkinson2022</b:Tag>
    <b:SourceType>JournalArticle</b:SourceType>
    <b:Guid>{97670749-0000-4000-8000-159781201292}</b:Guid>
    <b:Author>
      <b:Author>
        <b:NameList>
          <b:Person>
            <b:Last>Parkinson</b:Last>
            <b:First>Simon</b:First>
          </b:Person>
          <b:Person>
            <b:Last>Khan</b:Last>
            <b:First>Saad</b:First>
          </b:Person>
        </b:NameList>
      </b:Author>
    </b:Author>
    <b:Title>A Survey on Empirical Security Analysis of Access-control Systems: A Real-world Perspective</b:Title>
    <b:Year>2022</b:Year>
    <b:JournalName>ACM Computing Surveys</b:JournalName>
    <b:Volume>55</b:Volume>
    <b:Issue>6</b:Issue>
    <b:Pages>1-28</b:Pages>
    <b:DOI>10.1145/3533703</b:DOI>
    <b:RefOrder>13</b:RefOrder>
  </b:Source>
  <b:Source>
    <b:Tag>Prasetyo2025</b:Tag>
    <b:SourceType>JournalArticle</b:SourceType>
    <b:Guid>{78569813-0000-4000-8000-765434418808}</b:Guid>
    <b:Author>
      <b:Author>
        <b:NameList>
          <b:Person>
            <b:Last>Prasetyo</b:Last>
            <b:First>Stefanus Eko</b:First>
          </b:Person>
          <b:Person>
            <b:Last>Puteri</b:Last>
            <b:First>Vier Adinda</b:First>
          </b:Person>
          <b:Person>
            <b:Last>Sabariman</b:Last>
          </b:Person>
        </b:NameList>
      </b:Author>
    </b:Author>
    <b:Title>Implementasi Chatbot AI dan WhatsApp untuk Mendukung Penjualan dan Konsultasi Rakitan Komputer di Toko Micro Batam</b:Title>
    <b:Year>2025</b:Year>
    <b:JournalName>Journal of Information System Management (JOISM)</b:JournalName>
    <b:Volume>7</b:Volume>
    <b:Issue>1</b:Issue>
    <b:Pages>120-126</b:Pages>
    <b:DOI>10.24076/joism.2025v7i1.2098</b:DOI>
    <b:RefOrder>4</b:RefOrder>
  </b:Source>
  <b:Source>
    <b:Tag>Prior2024</b:Tag>
    <b:SourceType>Book</b:SourceType>
    <b:Guid>{16364022-0000-4000-8000-593873029180}</b:Guid>
    <b:Author>
      <b:Author>
        <b:NameList>
          <b:Person>
            <b:Last>Prior</b:Last>
            <b:First>Daniel D.</b:First>
          </b:Person>
          <b:Person>
            <b:Last>Buttle</b:Last>
            <b:First>Francis</b:First>
          </b:Person>
          <b:Person>
            <b:Last>Maklan</b:Last>
            <b:First>Stan</b:First>
          </b:Person>
        </b:NameList>
      </b:Author>
    </b:Author>
    <b:Title>Customer Relationship Management: Concepts, Applications and Technologies</b:Title>
    <b:Year>2024</b:Year>
    <b:Publisher>Routledge</b:Publisher>
    <b:City>London</b:City>
    <b:StandardNumber>9781032247441</b:StandardNumber>
    <b:Edition>5</b:Edition>
    <b:RefOrder>11</b:RefOrder>
  </b:Source>
  <b:Source>
    <b:Tag>Purnasari2022</b:Tag>
    <b:SourceType>JournalArticle</b:SourceType>
    <b:Guid>{77784690-0000-4000-8000-061073599907}</b:Guid>
    <b:Author>
      <b:Author>
        <b:NameList>
          <b:Person>
            <b:Last>Purnasari</b:Last>
            <b:First>Manja</b:First>
          </b:Person>
          <b:Person>
            <b:Last>Hartiwi</b:Last>
            <b:First>Yessi</b:First>
          </b:Person>
          <b:Person>
            <b:Last>Nurhayati</b:Last>
          </b:Person>
        </b:NameList>
      </b:Author>
    </b:Author>
    <b:Title>Perancangan Sistem Informasi Pengelolaan Dana Masjid Berbasis Web Menggunakan Unified Modeling Language (UML)</b:Title>
    <b:Year>2022</b:Year>
    <b:JournalName>Resolusi: Rekayasa Teknik Informatika dan Informasi</b:JournalName>
    <b:Volume>2</b:Volume>
    <b:Issue>6</b:Issue>
    <b:Pages>258-264</b:Pages>
    <b:DOI>10.30865/resolusi.v2i6.416</b:DOI>
    <b:RefOrder>14</b:RefOrder>
  </b:Source>
  <b:Source>
    <b:Tag>Puspitasari2025</b:Tag>
    <b:SourceType>JournalArticle</b:SourceType>
    <b:Guid>{50257687-0000-4000-8000-550404308243}</b:Guid>
    <b:Author>
      <b:Author>
        <b:NameList>
          <b:Person>
            <b:Last>Puspitasari</b:Last>
            <b:First>Nia Budi</b:First>
          </b:Person>
        </b:NameList>
      </b:Author>
    </b:Author>
    <b:Title>Bot Innovation Realizing Service Excellence: Designing WhatsApp Chatbot as a Customer Service Solution</b:Title>
    <b:Year>2025</b:Year>
    <b:JournalName>Jurnal Sistem Informasi Bisnis</b:JournalName>
    <b:Volume>15</b:Volume>
    <b:Issue>2</b:Issue>
    <b:Pages>221-229</b:Pages>
    <b:DOI>10.14710/vol15iss2pp221-229</b:DOI>
    <b:RefOrder>5</b:RefOrder>
  </b:Source>
  <b:Source>
    <b:Tag>Sahyudi2025</b:Tag>
    <b:SourceType>JournalArticle</b:SourceType>
    <b:Guid>{48928496-0000-4000-8000-102252446509}</b:Guid>
    <b:Author>
      <b:Author>
        <b:NameList>
          <b:Person>
            <b:Last>Sahyudi</b:Last>
            <b:First>M.</b:First>
          </b:Person>
          <b:Person>
            <b:Last>Susanto</b:Last>
            <b:First>Erliyan Redy</b:First>
          </b:Person>
        </b:NameList>
      </b:Author>
    </b:Author>
    <b:Title>Analisis Implementasi Sistem Keamanan Basis Data Berbasis Role-Based Access Control (RBAC) pada Aplikasi Enterprise Resource Planning</b:Title>
    <b:Year>2025</b:Year>
    <b:JournalName>SATESI: Jurnal Sains Teknologi dan Sistem Informasi</b:JournalName>
    <b:Volume>5</b:Volume>
    <b:Issue>1</b:Issue>
    <b:Pages>105-116</b:Pages>
    <b:DOI>10.54259/satesi.v5i1.3997</b:DOI>
    <b:RefOrder>12</b:RefOrder>
  </b:Source>
  <b:Source>
    <b:Tag>Tjahyanti2023</b:Tag>
    <b:SourceType>JournalArticle</b:SourceType>
    <b:Guid>{20578364-0000-4000-8000-253997700166}</b:Guid>
    <b:Author>
      <b:Author>
        <b:NameList>
          <b:Person>
            <b:Last>Tjahyanti</b:Last>
            <b:First>Luh Putu Ary Sri</b:First>
          </b:Person>
        </b:NameList>
      </b:Author>
    </b:Author>
    <b:Title>Pengembangan Sistem Informasi Pendaftaran PKL Di Universitas Panji Sakti</b:Title>
    <b:Year>2023</b:Year>
    <b:JournalName>Jurnal Minfo Polgan</b:JournalName>
    <b:Volume>12</b:Volume>
    <b:Issue>1</b:Issue>
    <b:Pages>997-1004</b:Pages>
    <b:DOI>10.33395/jmp.v12i1.12545</b:DOI>
    <b:RefOrder>16</b:RefOrder>
  </b:Source>
  <b:Source>
    <b:Tag>UUPDP2022</b:Tag>
    <b:SourceType>Report</b:SourceType>
    <b:Guid>{71054555-0000-4000-8000-786369924212}</b:Guid>
    <b:Author>
      <b:Author>
        <b:Corporate>Republik Indonesia</b:Corporate>
      </b:Author>
    </b:Author>
    <b:Title>Undang-Undang Republik Indonesia Nomor 27 Tahun 2022 tentang Pelindungan Data Pribadi</b:Title>
    <b:Year>2022</b:Year>
    <b:Publisher>Sekretariat Negara</b:Publisher>
    <b:City>Jakarta</b:City>
    <b:URL>https://peraturan.bpk.go.id/Details/229798/uu-no-27-tahun-2022</b:URL>
    <b:RefOrder>18</b:RefOrder>
  </b:Source>
  <b:Source>
    <b:Tag>Wolf2023</b:Tag>
    <b:SourceType>JournalArticle</b:SourceType>
    <b:Guid>{86848039-0000-4000-8000-013057447314}</b:Guid>
    <b:Author>
      <b:Author>
        <b:NameList>
          <b:Person>
            <b:Last>Wolf</b:Last>
            <b:First>Lukas</b:First>
          </b:Person>
          <b:Person>
            <b:Last>Steul-Fischer</b:Last>
            <b:First>Martina</b:First>
          </b:Person>
        </b:NameList>
      </b:Author>
    </b:Author>
    <b:Title>Factors of customers' channel choice in an omnichannel environment: a systematic literature review</b:Title>
    <b:Year>2023</b:Year>
    <b:JournalName>Management Review Quarterly</b:JournalName>
    <b:Volume>73</b:Volume>
    <b:Issue>4</b:Issue>
    <b:Pages>1579-1630</b:Pages>
    <b:DOI>10.1007/s11301-022-00281-w</b:DOI>
    <b:RefOrder>1</b:RefOrder>
  </b:Source>
</b:Sources>
</file>

<file path=customXml/itemProps1.xml><?xml version="1.0" encoding="utf-8"?>
<ds:datastoreItem xmlns:ds="http://schemas.openxmlformats.org/officeDocument/2006/customXml" ds:itemID="{91AD3E9F-EC6E-D240-9E23-4C042918D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50</Pages>
  <Words>8588</Words>
  <Characters>48958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Anief Fauzan Rozi</dc:creator>
  <cp:lastModifiedBy>agungnugrahaid</cp:lastModifiedBy>
  <cp:revision>5</cp:revision>
  <cp:lastPrinted>2026-10-05T04:08:00Z</cp:lastPrinted>
  <dcterms:created xsi:type="dcterms:W3CDTF">2026-10-08T09:22:00Z</dcterms:created>
  <dcterms:modified xsi:type="dcterms:W3CDTF">2026-10-09T08:57:00Z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2015-09-19T00:00:00Z</vt:filetime>
  </property>
  <property fmtid="{D5CDD505-2E9C-101B-9397-08002B2CF9AE}" pid="3" name="Creator">
    <vt:lpwstr>Microsoft® Word 2010</vt:lpwstr>
  </property>
  <property fmtid="{D5CDD505-2E9C-101B-9397-08002B2CF9AE}" pid="4" name="LastSaved">
    <vt:filetime>2022-09-28T00:00:00Z</vt:filetime>
  </property>
  <property fmtid="{D5CDD505-2E9C-101B-9397-08002B2CF9AE}" pid="5" name="Mendeley Document_1">
    <vt:lpwstr>True</vt:lpwstr>
  </property>
</Properties>
</file>